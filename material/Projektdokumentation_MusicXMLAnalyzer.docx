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 xml:space="preserve">Digital </w:t>
      </w:r>
      <w:proofErr w:type="spellStart"/>
      <w:r>
        <w:t>Humanities</w:t>
      </w:r>
      <w:proofErr w:type="spellEnd"/>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proofErr w:type="spellStart"/>
      <w:r w:rsidR="00D972FA">
        <w:t>M.Sc</w:t>
      </w:r>
      <w:proofErr w:type="spellEnd"/>
      <w:r w:rsidR="00D972FA">
        <w:t>.</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 xml:space="preserve">Lukas Lamm, David </w:t>
      </w:r>
      <w:proofErr w:type="spellStart"/>
      <w:r>
        <w:t>Lechler</w:t>
      </w:r>
      <w:proofErr w:type="spellEnd"/>
      <w:r>
        <w:t>,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xml:space="preserve">. Semester </w:t>
      </w:r>
      <w:proofErr w:type="spellStart"/>
      <w:r w:rsidR="00516BC3">
        <w:t>M.Sc</w:t>
      </w:r>
      <w:proofErr w:type="spellEnd"/>
      <w:r w:rsidR="00516BC3">
        <w:t>.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64E4B7BB" w14:textId="77777777" w:rsidR="00754792" w:rsidRDefault="000C057C">
      <w:pPr>
        <w:pStyle w:val="Verzeichnis1"/>
        <w:rPr>
          <w:ins w:id="0" w:author="Lukas Lamm" w:date="2015-03-30T20:10:00Z"/>
          <w:rFonts w:asciiTheme="minorHAnsi" w:eastAsiaTheme="minorEastAsia" w:hAnsiTheme="minorHAnsi"/>
          <w:noProof/>
          <w:sz w:val="22"/>
          <w:lang w:eastAsia="de-DE"/>
        </w:rPr>
      </w:pPr>
      <w:r>
        <w:fldChar w:fldCharType="begin"/>
      </w:r>
      <w:r w:rsidR="009A6082">
        <w:instrText xml:space="preserve"> TOC \o "1-4" \h \z \u </w:instrText>
      </w:r>
      <w:r>
        <w:fldChar w:fldCharType="separate"/>
      </w:r>
      <w:ins w:id="1" w:author="Lukas Lamm" w:date="2015-03-30T20:10:00Z">
        <w:r w:rsidR="00754792" w:rsidRPr="006A153E">
          <w:rPr>
            <w:rStyle w:val="Hyperlink"/>
            <w:noProof/>
          </w:rPr>
          <w:fldChar w:fldCharType="begin"/>
        </w:r>
        <w:r w:rsidR="00754792" w:rsidRPr="006A153E">
          <w:rPr>
            <w:rStyle w:val="Hyperlink"/>
            <w:noProof/>
          </w:rPr>
          <w:instrText xml:space="preserve"> </w:instrText>
        </w:r>
        <w:r w:rsidR="00754792">
          <w:rPr>
            <w:noProof/>
          </w:rPr>
          <w:instrText>HYPERLINK \l "_Toc415509578"</w:instrText>
        </w:r>
        <w:r w:rsidR="00754792" w:rsidRPr="006A153E">
          <w:rPr>
            <w:rStyle w:val="Hyperlink"/>
            <w:noProof/>
          </w:rPr>
          <w:instrText xml:space="preserve"> </w:instrText>
        </w:r>
        <w:r w:rsidR="00754792" w:rsidRPr="006A153E">
          <w:rPr>
            <w:rStyle w:val="Hyperlink"/>
            <w:noProof/>
          </w:rPr>
          <w:fldChar w:fldCharType="separate"/>
        </w:r>
        <w:r w:rsidR="00754792" w:rsidRPr="006A153E">
          <w:rPr>
            <w:rStyle w:val="Hyperlink"/>
            <w:noProof/>
          </w:rPr>
          <w:t>1</w:t>
        </w:r>
        <w:r w:rsidR="00754792">
          <w:rPr>
            <w:rFonts w:asciiTheme="minorHAnsi" w:eastAsiaTheme="minorEastAsia" w:hAnsiTheme="minorHAnsi"/>
            <w:noProof/>
            <w:sz w:val="22"/>
            <w:lang w:eastAsia="de-DE"/>
          </w:rPr>
          <w:tab/>
        </w:r>
        <w:r w:rsidR="00754792" w:rsidRPr="006A153E">
          <w:rPr>
            <w:rStyle w:val="Hyperlink"/>
            <w:noProof/>
          </w:rPr>
          <w:t>Zusammenfassung</w:t>
        </w:r>
        <w:r w:rsidR="00754792">
          <w:rPr>
            <w:noProof/>
            <w:webHidden/>
          </w:rPr>
          <w:tab/>
        </w:r>
        <w:r w:rsidR="00754792">
          <w:rPr>
            <w:noProof/>
            <w:webHidden/>
          </w:rPr>
          <w:fldChar w:fldCharType="begin"/>
        </w:r>
        <w:r w:rsidR="00754792">
          <w:rPr>
            <w:noProof/>
            <w:webHidden/>
          </w:rPr>
          <w:instrText xml:space="preserve"> PAGEREF _Toc415509578 \h </w:instrText>
        </w:r>
      </w:ins>
      <w:r w:rsidR="00754792">
        <w:rPr>
          <w:noProof/>
          <w:webHidden/>
        </w:rPr>
      </w:r>
      <w:r w:rsidR="00754792">
        <w:rPr>
          <w:noProof/>
          <w:webHidden/>
        </w:rPr>
        <w:fldChar w:fldCharType="separate"/>
      </w:r>
      <w:ins w:id="2" w:author="Lukas Lamm" w:date="2015-03-30T20:10:00Z">
        <w:r w:rsidR="00754792">
          <w:rPr>
            <w:noProof/>
            <w:webHidden/>
          </w:rPr>
          <w:t>4</w:t>
        </w:r>
        <w:r w:rsidR="00754792">
          <w:rPr>
            <w:noProof/>
            <w:webHidden/>
          </w:rPr>
          <w:fldChar w:fldCharType="end"/>
        </w:r>
        <w:r w:rsidR="00754792" w:rsidRPr="006A153E">
          <w:rPr>
            <w:rStyle w:val="Hyperlink"/>
            <w:noProof/>
          </w:rPr>
          <w:fldChar w:fldCharType="end"/>
        </w:r>
      </w:ins>
    </w:p>
    <w:p w14:paraId="356968DC" w14:textId="77777777" w:rsidR="00754792" w:rsidRDefault="00754792">
      <w:pPr>
        <w:pStyle w:val="Verzeichnis1"/>
        <w:rPr>
          <w:ins w:id="3" w:author="Lukas Lamm" w:date="2015-03-30T20:10:00Z"/>
          <w:rFonts w:asciiTheme="minorHAnsi" w:eastAsiaTheme="minorEastAsia" w:hAnsiTheme="minorHAnsi"/>
          <w:noProof/>
          <w:sz w:val="22"/>
          <w:lang w:eastAsia="de-DE"/>
        </w:rPr>
      </w:pPr>
      <w:ins w:id="4"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"_Toc415509579"</w:instrText>
        </w:r>
        <w:r w:rsidRPr="006A153E">
          <w:rPr>
            <w:rStyle w:val="Hyperlink"/>
            <w:noProof/>
          </w:rPr>
          <w:instrText xml:space="preserve"> </w:instrText>
        </w:r>
        <w:r w:rsidRPr="006A153E">
          <w:rPr>
            <w:rStyle w:val="Hyperlink"/>
            <w:noProof/>
          </w:rPr>
          <w:fldChar w:fldCharType="separate"/>
        </w:r>
        <w:r w:rsidRPr="006A153E">
          <w:rPr>
            <w:rStyle w:val="Hyperlink"/>
            <w:noProof/>
          </w:rPr>
          <w:t>2</w:t>
        </w:r>
        <w:r>
          <w:rPr>
            <w:rFonts w:asciiTheme="minorHAnsi" w:eastAsiaTheme="minorEastAsia" w:hAnsiTheme="minorHAnsi"/>
            <w:noProof/>
            <w:sz w:val="22"/>
            <w:lang w:eastAsia="de-DE"/>
          </w:rPr>
          <w:tab/>
        </w:r>
        <w:r w:rsidRPr="006A153E">
          <w:rPr>
            <w:rStyle w:val="Hyperlink"/>
            <w:noProof/>
          </w:rPr>
          <w:t>Setup-Anweisungen</w:t>
        </w:r>
        <w:r>
          <w:rPr>
            <w:noProof/>
            <w:webHidden/>
          </w:rPr>
          <w:tab/>
        </w:r>
        <w:r>
          <w:rPr>
            <w:noProof/>
            <w:webHidden/>
          </w:rPr>
          <w:fldChar w:fldCharType="begin"/>
        </w:r>
        <w:r>
          <w:rPr>
            <w:noProof/>
            <w:webHidden/>
          </w:rPr>
          <w:instrText xml:space="preserve"> PAGEREF _Toc415509579 \h </w:instrText>
        </w:r>
      </w:ins>
      <w:r>
        <w:rPr>
          <w:noProof/>
          <w:webHidden/>
        </w:rPr>
      </w:r>
      <w:r>
        <w:rPr>
          <w:noProof/>
          <w:webHidden/>
        </w:rPr>
        <w:fldChar w:fldCharType="separate"/>
      </w:r>
      <w:ins w:id="5" w:author="Lukas Lamm" w:date="2015-03-30T20:10:00Z">
        <w:r>
          <w:rPr>
            <w:noProof/>
            <w:webHidden/>
          </w:rPr>
          <w:t>4</w:t>
        </w:r>
        <w:r>
          <w:rPr>
            <w:noProof/>
            <w:webHidden/>
          </w:rPr>
          <w:fldChar w:fldCharType="end"/>
        </w:r>
        <w:r w:rsidRPr="006A153E">
          <w:rPr>
            <w:rStyle w:val="Hyperlink"/>
            <w:noProof/>
          </w:rPr>
          <w:fldChar w:fldCharType="end"/>
        </w:r>
      </w:ins>
    </w:p>
    <w:p w14:paraId="27E8974A" w14:textId="77777777" w:rsidR="00754792" w:rsidRDefault="00754792">
      <w:pPr>
        <w:pStyle w:val="Verzeichnis1"/>
        <w:rPr>
          <w:ins w:id="6" w:author="Lukas Lamm" w:date="2015-03-30T20:10:00Z"/>
          <w:rFonts w:asciiTheme="minorHAnsi" w:eastAsiaTheme="minorEastAsia" w:hAnsiTheme="minorHAnsi"/>
          <w:noProof/>
          <w:sz w:val="22"/>
          <w:lang w:eastAsia="de-DE"/>
        </w:rPr>
      </w:pPr>
      <w:ins w:id="7"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"_Toc415509580"</w:instrText>
        </w:r>
        <w:r w:rsidRPr="006A153E">
          <w:rPr>
            <w:rStyle w:val="Hyperlink"/>
            <w:noProof/>
          </w:rPr>
          <w:instrText xml:space="preserve"> </w:instrText>
        </w:r>
        <w:r w:rsidRPr="006A153E">
          <w:rPr>
            <w:rStyle w:val="Hyperlink"/>
            <w:noProof/>
          </w:rPr>
          <w:fldChar w:fldCharType="separate"/>
        </w:r>
        <w:r w:rsidRPr="006A153E">
          <w:rPr>
            <w:rStyle w:val="Hyperlink"/>
            <w:noProof/>
          </w:rPr>
          <w:t>3</w:t>
        </w:r>
        <w:r>
          <w:rPr>
            <w:rFonts w:asciiTheme="minorHAnsi" w:eastAsiaTheme="minorEastAsia" w:hAnsiTheme="minorHAnsi"/>
            <w:noProof/>
            <w:sz w:val="22"/>
            <w:lang w:eastAsia="de-DE"/>
          </w:rPr>
          <w:tab/>
        </w:r>
        <w:r w:rsidRPr="006A153E">
          <w:rPr>
            <w:rStyle w:val="Hyperlink"/>
            <w:noProof/>
          </w:rPr>
          <w:t>Problemstellung</w:t>
        </w:r>
        <w:r>
          <w:rPr>
            <w:noProof/>
            <w:webHidden/>
          </w:rPr>
          <w:tab/>
        </w:r>
        <w:r>
          <w:rPr>
            <w:noProof/>
            <w:webHidden/>
          </w:rPr>
          <w:fldChar w:fldCharType="begin"/>
        </w:r>
        <w:r>
          <w:rPr>
            <w:noProof/>
            <w:webHidden/>
          </w:rPr>
          <w:instrText xml:space="preserve"> PAGEREF _Toc415509580 \h </w:instrText>
        </w:r>
      </w:ins>
      <w:r>
        <w:rPr>
          <w:noProof/>
          <w:webHidden/>
        </w:rPr>
      </w:r>
      <w:r>
        <w:rPr>
          <w:noProof/>
          <w:webHidden/>
        </w:rPr>
        <w:fldChar w:fldCharType="separate"/>
      </w:r>
      <w:ins w:id="8" w:author="Lukas Lamm" w:date="2015-03-30T20:10:00Z">
        <w:r>
          <w:rPr>
            <w:noProof/>
            <w:webHidden/>
          </w:rPr>
          <w:t>4</w:t>
        </w:r>
        <w:r>
          <w:rPr>
            <w:noProof/>
            <w:webHidden/>
          </w:rPr>
          <w:fldChar w:fldCharType="end"/>
        </w:r>
        <w:r w:rsidRPr="006A153E">
          <w:rPr>
            <w:rStyle w:val="Hyperlink"/>
            <w:noProof/>
          </w:rPr>
          <w:fldChar w:fldCharType="end"/>
        </w:r>
      </w:ins>
    </w:p>
    <w:p w14:paraId="2100C3C8" w14:textId="77777777" w:rsidR="00754792" w:rsidRDefault="00754792">
      <w:pPr>
        <w:pStyle w:val="Verzeichnis1"/>
        <w:rPr>
          <w:ins w:id="9" w:author="Lukas Lamm" w:date="2015-03-30T20:10:00Z"/>
          <w:rFonts w:asciiTheme="minorHAnsi" w:eastAsiaTheme="minorEastAsia" w:hAnsiTheme="minorHAnsi"/>
          <w:noProof/>
          <w:sz w:val="22"/>
          <w:lang w:eastAsia="de-DE"/>
        </w:rPr>
      </w:pPr>
      <w:ins w:id="10"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"_Toc415509581"</w:instrText>
        </w:r>
        <w:r w:rsidRPr="006A153E">
          <w:rPr>
            <w:rStyle w:val="Hyperlink"/>
            <w:noProof/>
          </w:rPr>
          <w:instrText xml:space="preserve"> </w:instrText>
        </w:r>
        <w:r w:rsidRPr="006A153E">
          <w:rPr>
            <w:rStyle w:val="Hyperlink"/>
            <w:noProof/>
          </w:rPr>
          <w:fldChar w:fldCharType="separate"/>
        </w:r>
        <w:r w:rsidRPr="006A153E">
          <w:rPr>
            <w:rStyle w:val="Hyperlink"/>
            <w:noProof/>
          </w:rPr>
          <w:t>4</w:t>
        </w:r>
        <w:r>
          <w:rPr>
            <w:rFonts w:asciiTheme="minorHAnsi" w:eastAsiaTheme="minorEastAsia" w:hAnsiTheme="minorHAnsi"/>
            <w:noProof/>
            <w:sz w:val="22"/>
            <w:lang w:eastAsia="de-DE"/>
          </w:rPr>
          <w:tab/>
        </w:r>
        <w:r w:rsidRPr="006A153E">
          <w:rPr>
            <w:rStyle w:val="Hyperlink"/>
            <w:noProof/>
          </w:rPr>
          <w:t>Projektbeschreibung</w:t>
        </w:r>
        <w:r>
          <w:rPr>
            <w:noProof/>
            <w:webHidden/>
          </w:rPr>
          <w:tab/>
        </w:r>
        <w:r>
          <w:rPr>
            <w:noProof/>
            <w:webHidden/>
          </w:rPr>
          <w:fldChar w:fldCharType="begin"/>
        </w:r>
        <w:r>
          <w:rPr>
            <w:noProof/>
            <w:webHidden/>
          </w:rPr>
          <w:instrText xml:space="preserve"> PAGEREF _Toc415509581 \h </w:instrText>
        </w:r>
      </w:ins>
      <w:r>
        <w:rPr>
          <w:noProof/>
          <w:webHidden/>
        </w:rPr>
      </w:r>
      <w:r>
        <w:rPr>
          <w:noProof/>
          <w:webHidden/>
        </w:rPr>
        <w:fldChar w:fldCharType="separate"/>
      </w:r>
      <w:ins w:id="11" w:author="Lukas Lamm" w:date="2015-03-30T20:10:00Z">
        <w:r>
          <w:rPr>
            <w:noProof/>
            <w:webHidden/>
          </w:rPr>
          <w:t>5</w:t>
        </w:r>
        <w:r>
          <w:rPr>
            <w:noProof/>
            <w:webHidden/>
          </w:rPr>
          <w:fldChar w:fldCharType="end"/>
        </w:r>
        <w:r w:rsidRPr="006A153E">
          <w:rPr>
            <w:rStyle w:val="Hyperlink"/>
            <w:noProof/>
          </w:rPr>
          <w:fldChar w:fldCharType="end"/>
        </w:r>
      </w:ins>
    </w:p>
    <w:p w14:paraId="35639797" w14:textId="77777777" w:rsidR="00754792" w:rsidRDefault="00754792">
      <w:pPr>
        <w:pStyle w:val="Verzeichnis2"/>
        <w:tabs>
          <w:tab w:val="left" w:pos="880"/>
          <w:tab w:val="right" w:leader="dot" w:pos="8493"/>
        </w:tabs>
        <w:rPr>
          <w:ins w:id="12" w:author="Lukas Lamm" w:date="2015-03-30T20:10:00Z"/>
          <w:rFonts w:asciiTheme="minorHAnsi" w:eastAsiaTheme="minorEastAsia" w:hAnsiTheme="minorHAnsi"/>
          <w:noProof/>
          <w:lang w:eastAsia="de-DE"/>
        </w:rPr>
      </w:pPr>
      <w:ins w:id="13"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"_Toc415509582"</w:instrText>
        </w:r>
        <w:r w:rsidRPr="006A153E">
          <w:rPr>
            <w:rStyle w:val="Hyperlink"/>
            <w:noProof/>
          </w:rPr>
          <w:instrText xml:space="preserve"> </w:instrText>
        </w:r>
        <w:r w:rsidRPr="006A153E">
          <w:rPr>
            <w:rStyle w:val="Hyperlink"/>
            <w:noProof/>
          </w:rPr>
          <w:fldChar w:fldCharType="separate"/>
        </w:r>
        <w:r w:rsidRPr="006A153E">
          <w:rPr>
            <w:rStyle w:val="Hyperlink"/>
            <w:noProof/>
          </w:rPr>
          <w:t>4.1</w:t>
        </w:r>
        <w:r>
          <w:rPr>
            <w:rFonts w:asciiTheme="minorHAnsi" w:eastAsiaTheme="minorEastAsia" w:hAnsiTheme="minorHAnsi"/>
            <w:noProof/>
            <w:lang w:eastAsia="de-DE"/>
          </w:rPr>
          <w:tab/>
        </w:r>
        <w:r w:rsidRPr="006A153E">
          <w:rPr>
            <w:rStyle w:val="Hyperlink"/>
            <w:noProof/>
          </w:rPr>
          <w:t>Upload</w:t>
        </w:r>
        <w:r>
          <w:rPr>
            <w:noProof/>
            <w:webHidden/>
          </w:rPr>
          <w:tab/>
        </w:r>
        <w:r>
          <w:rPr>
            <w:noProof/>
            <w:webHidden/>
          </w:rPr>
          <w:fldChar w:fldCharType="begin"/>
        </w:r>
        <w:r>
          <w:rPr>
            <w:noProof/>
            <w:webHidden/>
          </w:rPr>
          <w:instrText xml:space="preserve"> PAGEREF _Toc415509582 \h </w:instrText>
        </w:r>
      </w:ins>
      <w:r>
        <w:rPr>
          <w:noProof/>
          <w:webHidden/>
        </w:rPr>
      </w:r>
      <w:r>
        <w:rPr>
          <w:noProof/>
          <w:webHidden/>
        </w:rPr>
        <w:fldChar w:fldCharType="separate"/>
      </w:r>
      <w:ins w:id="14" w:author="Lukas Lamm" w:date="2015-03-30T20:10:00Z">
        <w:r>
          <w:rPr>
            <w:noProof/>
            <w:webHidden/>
          </w:rPr>
          <w:t>6</w:t>
        </w:r>
        <w:r>
          <w:rPr>
            <w:noProof/>
            <w:webHidden/>
          </w:rPr>
          <w:fldChar w:fldCharType="end"/>
        </w:r>
        <w:r w:rsidRPr="006A153E">
          <w:rPr>
            <w:rStyle w:val="Hyperlink"/>
            <w:noProof/>
          </w:rPr>
          <w:fldChar w:fldCharType="end"/>
        </w:r>
      </w:ins>
    </w:p>
    <w:p w14:paraId="48BB3DB8" w14:textId="77777777" w:rsidR="00754792" w:rsidRDefault="00754792">
      <w:pPr>
        <w:pStyle w:val="Verzeichnis2"/>
        <w:tabs>
          <w:tab w:val="left" w:pos="880"/>
          <w:tab w:val="right" w:leader="dot" w:pos="8493"/>
        </w:tabs>
        <w:rPr>
          <w:ins w:id="15" w:author="Lukas Lamm" w:date="2015-03-30T20:10:00Z"/>
          <w:rFonts w:asciiTheme="minorHAnsi" w:eastAsiaTheme="minorEastAsia" w:hAnsiTheme="minorHAnsi"/>
          <w:noProof/>
          <w:lang w:eastAsia="de-DE"/>
        </w:rPr>
      </w:pPr>
      <w:ins w:id="16"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"_Toc415509583"</w:instrText>
        </w:r>
        <w:r w:rsidRPr="006A153E">
          <w:rPr>
            <w:rStyle w:val="Hyperlink"/>
            <w:noProof/>
          </w:rPr>
          <w:instrText xml:space="preserve"> </w:instrText>
        </w:r>
        <w:r w:rsidRPr="006A153E">
          <w:rPr>
            <w:rStyle w:val="Hyperlink"/>
            <w:noProof/>
          </w:rPr>
          <w:fldChar w:fldCharType="separate"/>
        </w:r>
        <w:r w:rsidRPr="006A153E">
          <w:rPr>
            <w:rStyle w:val="Hyperlink"/>
            <w:noProof/>
          </w:rPr>
          <w:t>4.2</w:t>
        </w:r>
        <w:r>
          <w:rPr>
            <w:rFonts w:asciiTheme="minorHAnsi" w:eastAsiaTheme="minorEastAsia" w:hAnsiTheme="minorHAnsi"/>
            <w:noProof/>
            <w:lang w:eastAsia="de-DE"/>
          </w:rPr>
          <w:tab/>
        </w:r>
        <w:r w:rsidRPr="006A153E">
          <w:rPr>
            <w:rStyle w:val="Hyperlink"/>
            <w:noProof/>
          </w:rPr>
          <w:t>Statistische Analyse</w:t>
        </w:r>
        <w:r>
          <w:rPr>
            <w:noProof/>
            <w:webHidden/>
          </w:rPr>
          <w:tab/>
        </w:r>
        <w:r>
          <w:rPr>
            <w:noProof/>
            <w:webHidden/>
          </w:rPr>
          <w:fldChar w:fldCharType="begin"/>
        </w:r>
        <w:r>
          <w:rPr>
            <w:noProof/>
            <w:webHidden/>
          </w:rPr>
          <w:instrText xml:space="preserve"> PAGEREF _Toc415509583 \h </w:instrText>
        </w:r>
      </w:ins>
      <w:r>
        <w:rPr>
          <w:noProof/>
          <w:webHidden/>
        </w:rPr>
      </w:r>
      <w:r>
        <w:rPr>
          <w:noProof/>
          <w:webHidden/>
        </w:rPr>
        <w:fldChar w:fldCharType="separate"/>
      </w:r>
      <w:ins w:id="17" w:author="Lukas Lamm" w:date="2015-03-30T20:10:00Z">
        <w:r>
          <w:rPr>
            <w:noProof/>
            <w:webHidden/>
          </w:rPr>
          <w:t>7</w:t>
        </w:r>
        <w:r>
          <w:rPr>
            <w:noProof/>
            <w:webHidden/>
          </w:rPr>
          <w:fldChar w:fldCharType="end"/>
        </w:r>
        <w:r w:rsidRPr="006A153E">
          <w:rPr>
            <w:rStyle w:val="Hyperlink"/>
            <w:noProof/>
          </w:rPr>
          <w:fldChar w:fldCharType="end"/>
        </w:r>
      </w:ins>
    </w:p>
    <w:p w14:paraId="523B88B8" w14:textId="77777777" w:rsidR="00754792" w:rsidRDefault="00754792">
      <w:pPr>
        <w:pStyle w:val="Verzeichnis2"/>
        <w:tabs>
          <w:tab w:val="left" w:pos="880"/>
          <w:tab w:val="right" w:leader="dot" w:pos="8493"/>
        </w:tabs>
        <w:rPr>
          <w:ins w:id="18" w:author="Lukas Lamm" w:date="2015-03-30T20:10:00Z"/>
          <w:rFonts w:asciiTheme="minorHAnsi" w:eastAsiaTheme="minorEastAsia" w:hAnsiTheme="minorHAnsi"/>
          <w:noProof/>
          <w:lang w:eastAsia="de-DE"/>
        </w:rPr>
      </w:pPr>
      <w:ins w:id="19"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"_Toc415509584"</w:instrText>
        </w:r>
        <w:r w:rsidRPr="006A153E">
          <w:rPr>
            <w:rStyle w:val="Hyperlink"/>
            <w:noProof/>
          </w:rPr>
          <w:instrText xml:space="preserve"> </w:instrText>
        </w:r>
        <w:r w:rsidRPr="006A153E">
          <w:rPr>
            <w:rStyle w:val="Hyperlink"/>
            <w:noProof/>
          </w:rPr>
          <w:fldChar w:fldCharType="separate"/>
        </w:r>
        <w:r w:rsidRPr="006A153E">
          <w:rPr>
            <w:rStyle w:val="Hyperlink"/>
            <w:noProof/>
          </w:rPr>
          <w:t>4.3</w:t>
        </w:r>
        <w:r>
          <w:rPr>
            <w:rFonts w:asciiTheme="minorHAnsi" w:eastAsiaTheme="minorEastAsia" w:hAnsiTheme="minorHAnsi"/>
            <w:noProof/>
            <w:lang w:eastAsia="de-DE"/>
          </w:rPr>
          <w:tab/>
        </w:r>
        <w:r w:rsidRPr="006A153E">
          <w:rPr>
            <w:rStyle w:val="Hyperlink"/>
            <w:noProof/>
          </w:rPr>
          <w:t>Dashboard</w:t>
        </w:r>
        <w:r>
          <w:rPr>
            <w:noProof/>
            <w:webHidden/>
          </w:rPr>
          <w:tab/>
        </w:r>
        <w:r>
          <w:rPr>
            <w:noProof/>
            <w:webHidden/>
          </w:rPr>
          <w:fldChar w:fldCharType="begin"/>
        </w:r>
        <w:r>
          <w:rPr>
            <w:noProof/>
            <w:webHidden/>
          </w:rPr>
          <w:instrText xml:space="preserve"> PAGEREF _Toc415509584 \h </w:instrText>
        </w:r>
      </w:ins>
      <w:r>
        <w:rPr>
          <w:noProof/>
          <w:webHidden/>
        </w:rPr>
      </w:r>
      <w:r>
        <w:rPr>
          <w:noProof/>
          <w:webHidden/>
        </w:rPr>
        <w:fldChar w:fldCharType="separate"/>
      </w:r>
      <w:ins w:id="20" w:author="Lukas Lamm" w:date="2015-03-30T20:10:00Z">
        <w:r>
          <w:rPr>
            <w:noProof/>
            <w:webHidden/>
          </w:rPr>
          <w:t>8</w:t>
        </w:r>
        <w:r>
          <w:rPr>
            <w:noProof/>
            <w:webHidden/>
          </w:rPr>
          <w:fldChar w:fldCharType="end"/>
        </w:r>
        <w:r w:rsidRPr="006A153E">
          <w:rPr>
            <w:rStyle w:val="Hyperlink"/>
            <w:noProof/>
          </w:rPr>
          <w:fldChar w:fldCharType="end"/>
        </w:r>
      </w:ins>
    </w:p>
    <w:p w14:paraId="50F8E29E" w14:textId="77777777" w:rsidR="00754792" w:rsidRDefault="00754792">
      <w:pPr>
        <w:pStyle w:val="Verzeichnis2"/>
        <w:tabs>
          <w:tab w:val="left" w:pos="880"/>
          <w:tab w:val="right" w:leader="dot" w:pos="8493"/>
        </w:tabs>
        <w:rPr>
          <w:ins w:id="21" w:author="Lukas Lamm" w:date="2015-03-30T20:10:00Z"/>
          <w:rFonts w:asciiTheme="minorHAnsi" w:eastAsiaTheme="minorEastAsia" w:hAnsiTheme="minorHAnsi"/>
          <w:noProof/>
          <w:lang w:eastAsia="de-DE"/>
        </w:rPr>
      </w:pPr>
      <w:ins w:id="22"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"_Toc415509585"</w:instrText>
        </w:r>
        <w:r w:rsidRPr="006A153E">
          <w:rPr>
            <w:rStyle w:val="Hyperlink"/>
            <w:noProof/>
          </w:rPr>
          <w:instrText xml:space="preserve"> </w:instrText>
        </w:r>
        <w:r w:rsidRPr="006A153E">
          <w:rPr>
            <w:rStyle w:val="Hyperlink"/>
            <w:noProof/>
          </w:rPr>
          <w:fldChar w:fldCharType="separate"/>
        </w:r>
        <w:r w:rsidRPr="006A153E">
          <w:rPr>
            <w:rStyle w:val="Hyperlink"/>
            <w:noProof/>
          </w:rPr>
          <w:t>4.4</w:t>
        </w:r>
        <w:r>
          <w:rPr>
            <w:rFonts w:asciiTheme="minorHAnsi" w:eastAsiaTheme="minorEastAsia" w:hAnsiTheme="minorHAnsi"/>
            <w:noProof/>
            <w:lang w:eastAsia="de-DE"/>
          </w:rPr>
          <w:tab/>
        </w:r>
        <w:r w:rsidRPr="006A153E">
          <w:rPr>
            <w:rStyle w:val="Hyperlink"/>
            <w:noProof/>
          </w:rPr>
          <w:t>Suche nach Patterns</w:t>
        </w:r>
        <w:r>
          <w:rPr>
            <w:noProof/>
            <w:webHidden/>
          </w:rPr>
          <w:tab/>
        </w:r>
        <w:r>
          <w:rPr>
            <w:noProof/>
            <w:webHidden/>
          </w:rPr>
          <w:fldChar w:fldCharType="begin"/>
        </w:r>
        <w:r>
          <w:rPr>
            <w:noProof/>
            <w:webHidden/>
          </w:rPr>
          <w:instrText xml:space="preserve"> PAGEREF _Toc415509585 \h </w:instrText>
        </w:r>
      </w:ins>
      <w:r>
        <w:rPr>
          <w:noProof/>
          <w:webHidden/>
        </w:rPr>
      </w:r>
      <w:r>
        <w:rPr>
          <w:noProof/>
          <w:webHidden/>
        </w:rPr>
        <w:fldChar w:fldCharType="separate"/>
      </w:r>
      <w:ins w:id="23" w:author="Lukas Lamm" w:date="2015-03-30T20:10:00Z">
        <w:r>
          <w:rPr>
            <w:noProof/>
            <w:webHidden/>
          </w:rPr>
          <w:t>9</w:t>
        </w:r>
        <w:r>
          <w:rPr>
            <w:noProof/>
            <w:webHidden/>
          </w:rPr>
          <w:fldChar w:fldCharType="end"/>
        </w:r>
        <w:r w:rsidRPr="006A153E">
          <w:rPr>
            <w:rStyle w:val="Hyperlink"/>
            <w:noProof/>
          </w:rPr>
          <w:fldChar w:fldCharType="end"/>
        </w:r>
      </w:ins>
    </w:p>
    <w:p w14:paraId="771AB730" w14:textId="77777777" w:rsidR="00754792" w:rsidRDefault="00754792">
      <w:pPr>
        <w:pStyle w:val="Verzeichnis2"/>
        <w:tabs>
          <w:tab w:val="left" w:pos="880"/>
          <w:tab w:val="right" w:leader="dot" w:pos="8493"/>
        </w:tabs>
        <w:rPr>
          <w:ins w:id="24" w:author="Lukas Lamm" w:date="2015-03-30T20:10:00Z"/>
          <w:rFonts w:asciiTheme="minorHAnsi" w:eastAsiaTheme="minorEastAsia" w:hAnsiTheme="minorHAnsi"/>
          <w:noProof/>
          <w:lang w:eastAsia="de-DE"/>
        </w:rPr>
      </w:pPr>
      <w:ins w:id="25"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"_Toc415509586"</w:instrText>
        </w:r>
        <w:r w:rsidRPr="006A153E">
          <w:rPr>
            <w:rStyle w:val="Hyperlink"/>
            <w:noProof/>
          </w:rPr>
          <w:instrText xml:space="preserve"> </w:instrText>
        </w:r>
        <w:r w:rsidRPr="006A153E">
          <w:rPr>
            <w:rStyle w:val="Hyperlink"/>
            <w:noProof/>
          </w:rPr>
          <w:fldChar w:fldCharType="separate"/>
        </w:r>
        <w:r w:rsidRPr="006A153E">
          <w:rPr>
            <w:rStyle w:val="Hyperlink"/>
            <w:noProof/>
          </w:rPr>
          <w:t>4.5</w:t>
        </w:r>
        <w:r>
          <w:rPr>
            <w:rFonts w:asciiTheme="minorHAnsi" w:eastAsiaTheme="minorEastAsia" w:hAnsiTheme="minorHAnsi"/>
            <w:noProof/>
            <w:lang w:eastAsia="de-DE"/>
          </w:rPr>
          <w:tab/>
        </w:r>
        <w:r w:rsidRPr="006A153E">
          <w:rPr>
            <w:rStyle w:val="Hyperlink"/>
            <w:noProof/>
          </w:rPr>
          <w:t>Suchergebnisse</w:t>
        </w:r>
        <w:r>
          <w:rPr>
            <w:noProof/>
            <w:webHidden/>
          </w:rPr>
          <w:tab/>
        </w:r>
        <w:r>
          <w:rPr>
            <w:noProof/>
            <w:webHidden/>
          </w:rPr>
          <w:fldChar w:fldCharType="begin"/>
        </w:r>
        <w:r>
          <w:rPr>
            <w:noProof/>
            <w:webHidden/>
          </w:rPr>
          <w:instrText xml:space="preserve"> PAGEREF _Toc415509586 \h </w:instrText>
        </w:r>
      </w:ins>
      <w:r>
        <w:rPr>
          <w:noProof/>
          <w:webHidden/>
        </w:rPr>
      </w:r>
      <w:r>
        <w:rPr>
          <w:noProof/>
          <w:webHidden/>
        </w:rPr>
        <w:fldChar w:fldCharType="separate"/>
      </w:r>
      <w:ins w:id="26" w:author="Lukas Lamm" w:date="2015-03-30T20:10:00Z">
        <w:r>
          <w:rPr>
            <w:noProof/>
            <w:webHidden/>
          </w:rPr>
          <w:t>10</w:t>
        </w:r>
        <w:r>
          <w:rPr>
            <w:noProof/>
            <w:webHidden/>
          </w:rPr>
          <w:fldChar w:fldCharType="end"/>
        </w:r>
        <w:r w:rsidRPr="006A153E">
          <w:rPr>
            <w:rStyle w:val="Hyperlink"/>
            <w:noProof/>
          </w:rPr>
          <w:fldChar w:fldCharType="end"/>
        </w:r>
      </w:ins>
    </w:p>
    <w:p w14:paraId="56F2ACF0" w14:textId="77777777" w:rsidR="00754792" w:rsidRDefault="00754792">
      <w:pPr>
        <w:pStyle w:val="Verzeichnis1"/>
        <w:rPr>
          <w:ins w:id="27" w:author="Lukas Lamm" w:date="2015-03-30T20:10:00Z"/>
          <w:rFonts w:asciiTheme="minorHAnsi" w:eastAsiaTheme="minorEastAsia" w:hAnsiTheme="minorHAnsi"/>
          <w:noProof/>
          <w:sz w:val="22"/>
          <w:lang w:eastAsia="de-DE"/>
        </w:rPr>
      </w:pPr>
      <w:ins w:id="28"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"_Toc415509587"</w:instrText>
        </w:r>
        <w:r w:rsidRPr="006A153E">
          <w:rPr>
            <w:rStyle w:val="Hyperlink"/>
            <w:noProof/>
          </w:rPr>
          <w:instrText xml:space="preserve"> </w:instrText>
        </w:r>
        <w:r w:rsidRPr="006A153E">
          <w:rPr>
            <w:rStyle w:val="Hyperlink"/>
            <w:noProof/>
          </w:rPr>
          <w:fldChar w:fldCharType="separate"/>
        </w:r>
        <w:r w:rsidRPr="006A153E">
          <w:rPr>
            <w:rStyle w:val="Hyperlink"/>
            <w:noProof/>
          </w:rPr>
          <w:t>5</w:t>
        </w:r>
        <w:r>
          <w:rPr>
            <w:rFonts w:asciiTheme="minorHAnsi" w:eastAsiaTheme="minorEastAsia" w:hAnsiTheme="minorHAnsi"/>
            <w:noProof/>
            <w:sz w:val="22"/>
            <w:lang w:eastAsia="de-DE"/>
          </w:rPr>
          <w:tab/>
        </w:r>
        <w:r w:rsidRPr="006A153E">
          <w:rPr>
            <w:rStyle w:val="Hyperlink"/>
            <w:noProof/>
          </w:rPr>
          <w:t>Architektur und Implementierung</w:t>
        </w:r>
        <w:r>
          <w:rPr>
            <w:noProof/>
            <w:webHidden/>
          </w:rPr>
          <w:tab/>
        </w:r>
        <w:r>
          <w:rPr>
            <w:noProof/>
            <w:webHidden/>
          </w:rPr>
          <w:fldChar w:fldCharType="begin"/>
        </w:r>
        <w:r>
          <w:rPr>
            <w:noProof/>
            <w:webHidden/>
          </w:rPr>
          <w:instrText xml:space="preserve"> PAGEREF _Toc415509587 \h </w:instrText>
        </w:r>
      </w:ins>
      <w:r>
        <w:rPr>
          <w:noProof/>
          <w:webHidden/>
        </w:rPr>
      </w:r>
      <w:r>
        <w:rPr>
          <w:noProof/>
          <w:webHidden/>
        </w:rPr>
        <w:fldChar w:fldCharType="separate"/>
      </w:r>
      <w:ins w:id="29" w:author="Lukas Lamm" w:date="2015-03-30T20:10:00Z">
        <w:r>
          <w:rPr>
            <w:noProof/>
            <w:webHidden/>
          </w:rPr>
          <w:t>11</w:t>
        </w:r>
        <w:r>
          <w:rPr>
            <w:noProof/>
            <w:webHidden/>
          </w:rPr>
          <w:fldChar w:fldCharType="end"/>
        </w:r>
        <w:r w:rsidRPr="006A153E">
          <w:rPr>
            <w:rStyle w:val="Hyperlink"/>
            <w:noProof/>
          </w:rPr>
          <w:fldChar w:fldCharType="end"/>
        </w:r>
      </w:ins>
    </w:p>
    <w:p w14:paraId="36E160CF" w14:textId="77777777" w:rsidR="00754792" w:rsidRDefault="00754792">
      <w:pPr>
        <w:pStyle w:val="Verzeichnis2"/>
        <w:tabs>
          <w:tab w:val="left" w:pos="880"/>
          <w:tab w:val="right" w:leader="dot" w:pos="8493"/>
        </w:tabs>
        <w:rPr>
          <w:ins w:id="30" w:author="Lukas Lamm" w:date="2015-03-30T20:10:00Z"/>
          <w:rFonts w:asciiTheme="minorHAnsi" w:eastAsiaTheme="minorEastAsia" w:hAnsiTheme="minorHAnsi"/>
          <w:noProof/>
          <w:lang w:eastAsia="de-DE"/>
        </w:rPr>
      </w:pPr>
      <w:ins w:id="31"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"_Toc415509588"</w:instrText>
        </w:r>
        <w:r w:rsidRPr="006A153E">
          <w:rPr>
            <w:rStyle w:val="Hyperlink"/>
            <w:noProof/>
          </w:rPr>
          <w:instrText xml:space="preserve"> </w:instrText>
        </w:r>
        <w:r w:rsidRPr="006A153E">
          <w:rPr>
            <w:rStyle w:val="Hyperlink"/>
            <w:noProof/>
          </w:rPr>
          <w:fldChar w:fldCharType="separate"/>
        </w:r>
        <w:r w:rsidRPr="006A153E">
          <w:rPr>
            <w:rStyle w:val="Hyperlink"/>
            <w:noProof/>
          </w:rPr>
          <w:t>5.1</w:t>
        </w:r>
        <w:r>
          <w:rPr>
            <w:rFonts w:asciiTheme="minorHAnsi" w:eastAsiaTheme="minorEastAsia" w:hAnsiTheme="minorHAnsi"/>
            <w:noProof/>
            <w:lang w:eastAsia="de-DE"/>
          </w:rPr>
          <w:tab/>
        </w:r>
        <w:r w:rsidRPr="006A153E">
          <w:rPr>
            <w:rStyle w:val="Hyperlink"/>
            <w:noProof/>
          </w:rPr>
          <w:t>Projektablauf</w:t>
        </w:r>
        <w:r>
          <w:rPr>
            <w:noProof/>
            <w:webHidden/>
          </w:rPr>
          <w:tab/>
        </w:r>
        <w:r>
          <w:rPr>
            <w:noProof/>
            <w:webHidden/>
          </w:rPr>
          <w:fldChar w:fldCharType="begin"/>
        </w:r>
        <w:r>
          <w:rPr>
            <w:noProof/>
            <w:webHidden/>
          </w:rPr>
          <w:instrText xml:space="preserve"> PAGEREF _Toc415509588 \h </w:instrText>
        </w:r>
      </w:ins>
      <w:r>
        <w:rPr>
          <w:noProof/>
          <w:webHidden/>
        </w:rPr>
      </w:r>
      <w:r>
        <w:rPr>
          <w:noProof/>
          <w:webHidden/>
        </w:rPr>
        <w:fldChar w:fldCharType="separate"/>
      </w:r>
      <w:ins w:id="32" w:author="Lukas Lamm" w:date="2015-03-30T20:10:00Z">
        <w:r>
          <w:rPr>
            <w:noProof/>
            <w:webHidden/>
          </w:rPr>
          <w:t>11</w:t>
        </w:r>
        <w:r>
          <w:rPr>
            <w:noProof/>
            <w:webHidden/>
          </w:rPr>
          <w:fldChar w:fldCharType="end"/>
        </w:r>
        <w:r w:rsidRPr="006A153E">
          <w:rPr>
            <w:rStyle w:val="Hyperlink"/>
            <w:noProof/>
          </w:rPr>
          <w:fldChar w:fldCharType="end"/>
        </w:r>
      </w:ins>
    </w:p>
    <w:p w14:paraId="7F4BB512" w14:textId="77777777" w:rsidR="00754792" w:rsidRDefault="00754792">
      <w:pPr>
        <w:pStyle w:val="Verzeichnis2"/>
        <w:tabs>
          <w:tab w:val="left" w:pos="880"/>
          <w:tab w:val="right" w:leader="dot" w:pos="8493"/>
        </w:tabs>
        <w:rPr>
          <w:ins w:id="33" w:author="Lukas Lamm" w:date="2015-03-30T20:10:00Z"/>
          <w:rFonts w:asciiTheme="minorHAnsi" w:eastAsiaTheme="minorEastAsia" w:hAnsiTheme="minorHAnsi"/>
          <w:noProof/>
          <w:lang w:eastAsia="de-DE"/>
        </w:rPr>
      </w:pPr>
      <w:ins w:id="34"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"_Toc415509589"</w:instrText>
        </w:r>
        <w:r w:rsidRPr="006A153E">
          <w:rPr>
            <w:rStyle w:val="Hyperlink"/>
            <w:noProof/>
          </w:rPr>
          <w:instrText xml:space="preserve"> </w:instrText>
        </w:r>
        <w:r w:rsidRPr="006A153E">
          <w:rPr>
            <w:rStyle w:val="Hyperlink"/>
            <w:noProof/>
          </w:rPr>
          <w:fldChar w:fldCharType="separate"/>
        </w:r>
        <w:r w:rsidRPr="006A153E">
          <w:rPr>
            <w:rStyle w:val="Hyperlink"/>
            <w:noProof/>
          </w:rPr>
          <w:t>5.2</w:t>
        </w:r>
        <w:r>
          <w:rPr>
            <w:rFonts w:asciiTheme="minorHAnsi" w:eastAsiaTheme="minorEastAsia" w:hAnsiTheme="minorHAnsi"/>
            <w:noProof/>
            <w:lang w:eastAsia="de-DE"/>
          </w:rPr>
          <w:tab/>
        </w:r>
        <w:r w:rsidRPr="006A153E">
          <w:rPr>
            <w:rStyle w:val="Hyperlink"/>
            <w:noProof/>
          </w:rPr>
          <w:t>Frameworks und Bibliotheken</w:t>
        </w:r>
        <w:r>
          <w:rPr>
            <w:noProof/>
            <w:webHidden/>
          </w:rPr>
          <w:tab/>
        </w:r>
        <w:r>
          <w:rPr>
            <w:noProof/>
            <w:webHidden/>
          </w:rPr>
          <w:fldChar w:fldCharType="begin"/>
        </w:r>
        <w:r>
          <w:rPr>
            <w:noProof/>
            <w:webHidden/>
          </w:rPr>
          <w:instrText xml:space="preserve"> PAGEREF _Toc415509589 \h </w:instrText>
        </w:r>
      </w:ins>
      <w:r>
        <w:rPr>
          <w:noProof/>
          <w:webHidden/>
        </w:rPr>
      </w:r>
      <w:r>
        <w:rPr>
          <w:noProof/>
          <w:webHidden/>
        </w:rPr>
        <w:fldChar w:fldCharType="separate"/>
      </w:r>
      <w:ins w:id="35" w:author="Lukas Lamm" w:date="2015-03-30T20:10:00Z">
        <w:r>
          <w:rPr>
            <w:noProof/>
            <w:webHidden/>
          </w:rPr>
          <w:t>12</w:t>
        </w:r>
        <w:r>
          <w:rPr>
            <w:noProof/>
            <w:webHidden/>
          </w:rPr>
          <w:fldChar w:fldCharType="end"/>
        </w:r>
        <w:r w:rsidRPr="006A153E">
          <w:rPr>
            <w:rStyle w:val="Hyperlink"/>
            <w:noProof/>
          </w:rPr>
          <w:fldChar w:fldCharType="end"/>
        </w:r>
      </w:ins>
    </w:p>
    <w:p w14:paraId="166E6582" w14:textId="77777777" w:rsidR="00754792" w:rsidRDefault="00754792">
      <w:pPr>
        <w:pStyle w:val="Verzeichnis2"/>
        <w:tabs>
          <w:tab w:val="left" w:pos="880"/>
          <w:tab w:val="right" w:leader="dot" w:pos="8493"/>
        </w:tabs>
        <w:rPr>
          <w:ins w:id="36" w:author="Lukas Lamm" w:date="2015-03-30T20:10:00Z"/>
          <w:rFonts w:asciiTheme="minorHAnsi" w:eastAsiaTheme="minorEastAsia" w:hAnsiTheme="minorHAnsi"/>
          <w:noProof/>
          <w:lang w:eastAsia="de-DE"/>
        </w:rPr>
      </w:pPr>
      <w:ins w:id="37"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"_Toc415509590"</w:instrText>
        </w:r>
        <w:r w:rsidRPr="006A153E">
          <w:rPr>
            <w:rStyle w:val="Hyperlink"/>
            <w:noProof/>
          </w:rPr>
          <w:instrText xml:space="preserve"> </w:instrText>
        </w:r>
        <w:r w:rsidRPr="006A153E">
          <w:rPr>
            <w:rStyle w:val="Hyperlink"/>
            <w:noProof/>
          </w:rPr>
          <w:fldChar w:fldCharType="separate"/>
        </w:r>
        <w:r w:rsidRPr="006A153E">
          <w:rPr>
            <w:rStyle w:val="Hyperlink"/>
            <w:noProof/>
          </w:rPr>
          <w:t>5.3</w:t>
        </w:r>
        <w:r>
          <w:rPr>
            <w:rFonts w:asciiTheme="minorHAnsi" w:eastAsiaTheme="minorEastAsia" w:hAnsiTheme="minorHAnsi"/>
            <w:noProof/>
            <w:lang w:eastAsia="de-DE"/>
          </w:rPr>
          <w:tab/>
        </w:r>
        <w:r w:rsidRPr="006A153E">
          <w:rPr>
            <w:rStyle w:val="Hyperlink"/>
            <w:noProof/>
          </w:rPr>
          <w:t>Systemarchitektur</w:t>
        </w:r>
        <w:r>
          <w:rPr>
            <w:noProof/>
            <w:webHidden/>
          </w:rPr>
          <w:tab/>
        </w:r>
        <w:r>
          <w:rPr>
            <w:noProof/>
            <w:webHidden/>
          </w:rPr>
          <w:fldChar w:fldCharType="begin"/>
        </w:r>
        <w:r>
          <w:rPr>
            <w:noProof/>
            <w:webHidden/>
          </w:rPr>
          <w:instrText xml:space="preserve"> PAGEREF _Toc415509590 \h </w:instrText>
        </w:r>
      </w:ins>
      <w:r>
        <w:rPr>
          <w:noProof/>
          <w:webHidden/>
        </w:rPr>
      </w:r>
      <w:r>
        <w:rPr>
          <w:noProof/>
          <w:webHidden/>
        </w:rPr>
        <w:fldChar w:fldCharType="separate"/>
      </w:r>
      <w:ins w:id="38" w:author="Lukas Lamm" w:date="2015-03-30T20:10:00Z">
        <w:r>
          <w:rPr>
            <w:noProof/>
            <w:webHidden/>
          </w:rPr>
          <w:t>13</w:t>
        </w:r>
        <w:r>
          <w:rPr>
            <w:noProof/>
            <w:webHidden/>
          </w:rPr>
          <w:fldChar w:fldCharType="end"/>
        </w:r>
        <w:r w:rsidRPr="006A153E">
          <w:rPr>
            <w:rStyle w:val="Hyperlink"/>
            <w:noProof/>
          </w:rPr>
          <w:fldChar w:fldCharType="end"/>
        </w:r>
      </w:ins>
    </w:p>
    <w:p w14:paraId="2438EA58" w14:textId="77777777" w:rsidR="00754792" w:rsidRDefault="00754792">
      <w:pPr>
        <w:pStyle w:val="Verzeichnis1"/>
        <w:rPr>
          <w:ins w:id="39" w:author="Lukas Lamm" w:date="2015-03-30T20:10:00Z"/>
          <w:rFonts w:asciiTheme="minorHAnsi" w:eastAsiaTheme="minorEastAsia" w:hAnsiTheme="minorHAnsi"/>
          <w:noProof/>
          <w:sz w:val="22"/>
          <w:lang w:eastAsia="de-DE"/>
        </w:rPr>
      </w:pPr>
      <w:ins w:id="40"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"_Toc415509591"</w:instrText>
        </w:r>
        <w:r w:rsidRPr="006A153E">
          <w:rPr>
            <w:rStyle w:val="Hyperlink"/>
            <w:noProof/>
          </w:rPr>
          <w:instrText xml:space="preserve"> </w:instrText>
        </w:r>
        <w:r w:rsidRPr="006A153E">
          <w:rPr>
            <w:rStyle w:val="Hyperlink"/>
            <w:noProof/>
          </w:rPr>
          <w:fldChar w:fldCharType="separate"/>
        </w:r>
        <w:r w:rsidRPr="006A153E">
          <w:rPr>
            <w:rStyle w:val="Hyperlink"/>
            <w:noProof/>
          </w:rPr>
          <w:t>6</w:t>
        </w:r>
        <w:r>
          <w:rPr>
            <w:rFonts w:asciiTheme="minorHAnsi" w:eastAsiaTheme="minorEastAsia" w:hAnsiTheme="minorHAnsi"/>
            <w:noProof/>
            <w:sz w:val="22"/>
            <w:lang w:eastAsia="de-DE"/>
          </w:rPr>
          <w:tab/>
        </w:r>
        <w:r w:rsidRPr="006A153E">
          <w:rPr>
            <w:rStyle w:val="Hyperlink"/>
            <w:noProof/>
          </w:rPr>
          <w:t>Ausblick</w:t>
        </w:r>
        <w:r>
          <w:rPr>
            <w:noProof/>
            <w:webHidden/>
          </w:rPr>
          <w:tab/>
        </w:r>
        <w:r>
          <w:rPr>
            <w:noProof/>
            <w:webHidden/>
          </w:rPr>
          <w:fldChar w:fldCharType="begin"/>
        </w:r>
        <w:r>
          <w:rPr>
            <w:noProof/>
            <w:webHidden/>
          </w:rPr>
          <w:instrText xml:space="preserve"> PAGEREF _Toc415509591 \h </w:instrText>
        </w:r>
      </w:ins>
      <w:r>
        <w:rPr>
          <w:noProof/>
          <w:webHidden/>
        </w:rPr>
      </w:r>
      <w:r>
        <w:rPr>
          <w:noProof/>
          <w:webHidden/>
        </w:rPr>
        <w:fldChar w:fldCharType="separate"/>
      </w:r>
      <w:ins w:id="41" w:author="Lukas Lamm" w:date="2015-03-30T20:10:00Z">
        <w:r>
          <w:rPr>
            <w:noProof/>
            <w:webHidden/>
          </w:rPr>
          <w:t>14</w:t>
        </w:r>
        <w:r>
          <w:rPr>
            <w:noProof/>
            <w:webHidden/>
          </w:rPr>
          <w:fldChar w:fldCharType="end"/>
        </w:r>
        <w:r w:rsidRPr="006A153E">
          <w:rPr>
            <w:rStyle w:val="Hyperlink"/>
            <w:noProof/>
          </w:rPr>
          <w:fldChar w:fldCharType="end"/>
        </w:r>
      </w:ins>
    </w:p>
    <w:p w14:paraId="3682FBB3" w14:textId="77777777" w:rsidR="00754792" w:rsidRDefault="00754792">
      <w:pPr>
        <w:pStyle w:val="Verzeichnis1"/>
        <w:rPr>
          <w:ins w:id="42" w:author="Lukas Lamm" w:date="2015-03-30T20:10:00Z"/>
          <w:rFonts w:asciiTheme="minorHAnsi" w:eastAsiaTheme="minorEastAsia" w:hAnsiTheme="minorHAnsi"/>
          <w:noProof/>
          <w:sz w:val="22"/>
          <w:lang w:eastAsia="de-DE"/>
        </w:rPr>
      </w:pPr>
      <w:ins w:id="43"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"_Toc415509592"</w:instrText>
        </w:r>
        <w:r w:rsidRPr="006A153E">
          <w:rPr>
            <w:rStyle w:val="Hyperlink"/>
            <w:noProof/>
          </w:rPr>
          <w:instrText xml:space="preserve"> </w:instrText>
        </w:r>
        <w:r w:rsidRPr="006A153E">
          <w:rPr>
            <w:rStyle w:val="Hyperlink"/>
            <w:noProof/>
          </w:rPr>
          <w:fldChar w:fldCharType="separate"/>
        </w:r>
        <w:r w:rsidRPr="006A153E">
          <w:rPr>
            <w:rStyle w:val="Hyperlink"/>
            <w:noProof/>
          </w:rPr>
          <w:t>Anhang A User Stories</w:t>
        </w:r>
        <w:r>
          <w:rPr>
            <w:noProof/>
            <w:webHidden/>
          </w:rPr>
          <w:tab/>
        </w:r>
        <w:r>
          <w:rPr>
            <w:noProof/>
            <w:webHidden/>
          </w:rPr>
          <w:fldChar w:fldCharType="begin"/>
        </w:r>
        <w:r>
          <w:rPr>
            <w:noProof/>
            <w:webHidden/>
          </w:rPr>
          <w:instrText xml:space="preserve"> PAGEREF _Toc415509592 \h </w:instrText>
        </w:r>
      </w:ins>
      <w:r>
        <w:rPr>
          <w:noProof/>
          <w:webHidden/>
        </w:rPr>
      </w:r>
      <w:r>
        <w:rPr>
          <w:noProof/>
          <w:webHidden/>
        </w:rPr>
        <w:fldChar w:fldCharType="separate"/>
      </w:r>
      <w:ins w:id="44" w:author="Lukas Lamm" w:date="2015-03-30T20:10:00Z">
        <w:r>
          <w:rPr>
            <w:noProof/>
            <w:webHidden/>
          </w:rPr>
          <w:t>14</w:t>
        </w:r>
        <w:r>
          <w:rPr>
            <w:noProof/>
            <w:webHidden/>
          </w:rPr>
          <w:fldChar w:fldCharType="end"/>
        </w:r>
        <w:r w:rsidRPr="006A153E">
          <w:rPr>
            <w:rStyle w:val="Hyperlink"/>
            <w:noProof/>
          </w:rPr>
          <w:fldChar w:fldCharType="end"/>
        </w:r>
      </w:ins>
    </w:p>
    <w:p w14:paraId="59FED1AD" w14:textId="77777777" w:rsidR="00754792" w:rsidRDefault="00754792">
      <w:pPr>
        <w:pStyle w:val="Verzeichnis1"/>
        <w:rPr>
          <w:ins w:id="45" w:author="Lukas Lamm" w:date="2015-03-30T20:10:00Z"/>
          <w:rFonts w:asciiTheme="minorHAnsi" w:eastAsiaTheme="minorEastAsia" w:hAnsiTheme="minorHAnsi"/>
          <w:noProof/>
          <w:sz w:val="22"/>
          <w:lang w:eastAsia="de-DE"/>
        </w:rPr>
      </w:pPr>
      <w:ins w:id="46" w:author="Lukas Lamm" w:date="2015-03-30T20:10:00Z">
        <w:r w:rsidRPr="006A153E">
          <w:rPr>
            <w:rStyle w:val="Hyperlink"/>
            <w:noProof/>
          </w:rPr>
          <w:fldChar w:fldCharType="begin"/>
        </w:r>
        <w:r w:rsidRPr="006A153E">
          <w:rPr>
            <w:rStyle w:val="Hyperlink"/>
            <w:noProof/>
          </w:rPr>
          <w:instrText xml:space="preserve"> </w:instrText>
        </w:r>
        <w:r>
          <w:rPr>
            <w:noProof/>
          </w:rPr>
          <w:instrText>HYPERLINK \l "_Toc415509593"</w:instrText>
        </w:r>
        <w:r w:rsidRPr="006A153E">
          <w:rPr>
            <w:rStyle w:val="Hyperlink"/>
            <w:noProof/>
          </w:rPr>
          <w:instrText xml:space="preserve"> </w:instrText>
        </w:r>
        <w:r w:rsidRPr="006A153E">
          <w:rPr>
            <w:rStyle w:val="Hyperlink"/>
            <w:noProof/>
          </w:rPr>
          <w:fldChar w:fldCharType="separate"/>
        </w:r>
        <w:r w:rsidRPr="006A153E">
          <w:rPr>
            <w:rStyle w:val="Hyperlink"/>
            <w:noProof/>
          </w:rPr>
          <w:t>Anhang B Digitaler Anhang</w:t>
        </w:r>
        <w:r>
          <w:rPr>
            <w:noProof/>
            <w:webHidden/>
          </w:rPr>
          <w:tab/>
        </w:r>
        <w:r>
          <w:rPr>
            <w:noProof/>
            <w:webHidden/>
          </w:rPr>
          <w:fldChar w:fldCharType="begin"/>
        </w:r>
        <w:r>
          <w:rPr>
            <w:noProof/>
            <w:webHidden/>
          </w:rPr>
          <w:instrText xml:space="preserve"> PAGEREF _Toc415509593 \h </w:instrText>
        </w:r>
      </w:ins>
      <w:r>
        <w:rPr>
          <w:noProof/>
          <w:webHidden/>
        </w:rPr>
      </w:r>
      <w:r>
        <w:rPr>
          <w:noProof/>
          <w:webHidden/>
        </w:rPr>
        <w:fldChar w:fldCharType="separate"/>
      </w:r>
      <w:ins w:id="47" w:author="Lukas Lamm" w:date="2015-03-30T20:10:00Z">
        <w:r>
          <w:rPr>
            <w:noProof/>
            <w:webHidden/>
          </w:rPr>
          <w:t>16</w:t>
        </w:r>
        <w:r>
          <w:rPr>
            <w:noProof/>
            <w:webHidden/>
          </w:rPr>
          <w:fldChar w:fldCharType="end"/>
        </w:r>
        <w:r w:rsidRPr="006A153E">
          <w:rPr>
            <w:rStyle w:val="Hyperlink"/>
            <w:noProof/>
          </w:rPr>
          <w:fldChar w:fldCharType="end"/>
        </w:r>
      </w:ins>
    </w:p>
    <w:p w14:paraId="62D84C3F" w14:textId="77777777" w:rsidR="000349BC" w:rsidDel="00377CCB" w:rsidRDefault="000349BC">
      <w:pPr>
        <w:pStyle w:val="Verzeichnis1"/>
        <w:rPr>
          <w:del w:id="48" w:author="Lukas Lamm" w:date="2015-03-30T19:40:00Z"/>
          <w:rFonts w:asciiTheme="minorHAnsi" w:eastAsiaTheme="minorEastAsia" w:hAnsiTheme="minorHAnsi"/>
          <w:noProof/>
          <w:sz w:val="22"/>
          <w:lang w:eastAsia="de-DE"/>
        </w:rPr>
      </w:pPr>
      <w:del w:id="49" w:author="Lukas Lamm" w:date="2015-03-30T19:40:00Z">
        <w:r w:rsidRPr="00377CCB" w:rsidDel="00377CCB">
          <w:rPr>
            <w:rPrChange w:id="50" w:author="Lukas Lamm" w:date="2015-03-30T19:40:00Z">
              <w:rPr>
                <w:rStyle w:val="Hyperlink"/>
                <w:noProof/>
              </w:rPr>
            </w:rPrChange>
          </w:rPr>
          <w:delText>1</w:delText>
        </w:r>
        <w:r w:rsidDel="00377CCB">
          <w:rPr>
            <w:rFonts w:asciiTheme="minorHAnsi" w:eastAsiaTheme="minorEastAsia" w:hAnsiTheme="minorHAnsi"/>
            <w:noProof/>
            <w:sz w:val="22"/>
            <w:lang w:eastAsia="de-DE"/>
          </w:rPr>
          <w:tab/>
        </w:r>
        <w:r w:rsidRPr="00377CCB" w:rsidDel="00377CCB">
          <w:rPr>
            <w:rPrChange w:id="51" w:author="Lukas Lamm" w:date="2015-03-30T19:40:00Z">
              <w:rPr>
                <w:rStyle w:val="Hyperlink"/>
                <w:noProof/>
              </w:rPr>
            </w:rPrChange>
          </w:rPr>
          <w:delText>Zusammenfassung</w:delText>
        </w:r>
        <w:r w:rsidDel="00377CCB">
          <w:rPr>
            <w:noProof/>
            <w:webHidden/>
          </w:rPr>
          <w:tab/>
          <w:delText>4</w:delText>
        </w:r>
      </w:del>
    </w:p>
    <w:p w14:paraId="1EF1EE25" w14:textId="77777777" w:rsidR="000349BC" w:rsidDel="00377CCB" w:rsidRDefault="000349BC">
      <w:pPr>
        <w:pStyle w:val="Verzeichnis1"/>
        <w:rPr>
          <w:del w:id="52" w:author="Lukas Lamm" w:date="2015-03-30T19:40:00Z"/>
          <w:rFonts w:asciiTheme="minorHAnsi" w:eastAsiaTheme="minorEastAsia" w:hAnsiTheme="minorHAnsi"/>
          <w:noProof/>
          <w:sz w:val="22"/>
          <w:lang w:eastAsia="de-DE"/>
        </w:rPr>
      </w:pPr>
      <w:del w:id="53" w:author="Lukas Lamm" w:date="2015-03-30T19:40:00Z">
        <w:r w:rsidRPr="00377CCB" w:rsidDel="00377CCB">
          <w:rPr>
            <w:rPrChange w:id="54" w:author="Lukas Lamm" w:date="2015-03-30T19:40:00Z">
              <w:rPr>
                <w:rStyle w:val="Hyperlink"/>
                <w:noProof/>
              </w:rPr>
            </w:rPrChange>
          </w:rPr>
          <w:delText>2</w:delText>
        </w:r>
        <w:r w:rsidDel="00377CCB">
          <w:rPr>
            <w:rFonts w:asciiTheme="minorHAnsi" w:eastAsiaTheme="minorEastAsia" w:hAnsiTheme="minorHAnsi"/>
            <w:noProof/>
            <w:sz w:val="22"/>
            <w:lang w:eastAsia="de-DE"/>
          </w:rPr>
          <w:tab/>
        </w:r>
        <w:r w:rsidRPr="00377CCB" w:rsidDel="00377CCB">
          <w:rPr>
            <w:rPrChange w:id="55" w:author="Lukas Lamm" w:date="2015-03-30T19:40:00Z">
              <w:rPr>
                <w:rStyle w:val="Hyperlink"/>
                <w:noProof/>
              </w:rPr>
            </w:rPrChange>
          </w:rPr>
          <w:delText>Setup-Anweisungen</w:delText>
        </w:r>
        <w:r w:rsidDel="00377CCB">
          <w:rPr>
            <w:noProof/>
            <w:webHidden/>
          </w:rPr>
          <w:tab/>
          <w:delText>4</w:delText>
        </w:r>
      </w:del>
    </w:p>
    <w:p w14:paraId="4249D270" w14:textId="77777777" w:rsidR="000349BC" w:rsidDel="00377CCB" w:rsidRDefault="000349BC">
      <w:pPr>
        <w:pStyle w:val="Verzeichnis1"/>
        <w:rPr>
          <w:del w:id="56" w:author="Lukas Lamm" w:date="2015-03-30T19:40:00Z"/>
          <w:rFonts w:asciiTheme="minorHAnsi" w:eastAsiaTheme="minorEastAsia" w:hAnsiTheme="minorHAnsi"/>
          <w:noProof/>
          <w:sz w:val="22"/>
          <w:lang w:eastAsia="de-DE"/>
        </w:rPr>
      </w:pPr>
      <w:del w:id="57" w:author="Lukas Lamm" w:date="2015-03-30T19:40:00Z">
        <w:r w:rsidRPr="00377CCB" w:rsidDel="00377CCB">
          <w:rPr>
            <w:rPrChange w:id="58" w:author="Lukas Lamm" w:date="2015-03-30T19:40:00Z">
              <w:rPr>
                <w:rStyle w:val="Hyperlink"/>
                <w:noProof/>
              </w:rPr>
            </w:rPrChange>
          </w:rPr>
          <w:delText>3</w:delText>
        </w:r>
        <w:r w:rsidDel="00377CCB">
          <w:rPr>
            <w:rFonts w:asciiTheme="minorHAnsi" w:eastAsiaTheme="minorEastAsia" w:hAnsiTheme="minorHAnsi"/>
            <w:noProof/>
            <w:sz w:val="22"/>
            <w:lang w:eastAsia="de-DE"/>
          </w:rPr>
          <w:tab/>
        </w:r>
        <w:r w:rsidRPr="00377CCB" w:rsidDel="00377CCB">
          <w:rPr>
            <w:rPrChange w:id="59" w:author="Lukas Lamm" w:date="2015-03-30T19:40:00Z">
              <w:rPr>
                <w:rStyle w:val="Hyperlink"/>
                <w:noProof/>
              </w:rPr>
            </w:rPrChange>
          </w:rPr>
          <w:delText>Problemstellung</w:delText>
        </w:r>
        <w:r w:rsidDel="00377CCB">
          <w:rPr>
            <w:noProof/>
            <w:webHidden/>
          </w:rPr>
          <w:tab/>
          <w:delText>4</w:delText>
        </w:r>
      </w:del>
    </w:p>
    <w:p w14:paraId="251AFA17" w14:textId="77777777" w:rsidR="000349BC" w:rsidDel="00377CCB" w:rsidRDefault="000349BC">
      <w:pPr>
        <w:pStyle w:val="Verzeichnis1"/>
        <w:rPr>
          <w:del w:id="60" w:author="Lukas Lamm" w:date="2015-03-30T19:40:00Z"/>
          <w:rFonts w:asciiTheme="minorHAnsi" w:eastAsiaTheme="minorEastAsia" w:hAnsiTheme="minorHAnsi"/>
          <w:noProof/>
          <w:sz w:val="22"/>
          <w:lang w:eastAsia="de-DE"/>
        </w:rPr>
      </w:pPr>
      <w:del w:id="61" w:author="Lukas Lamm" w:date="2015-03-30T19:40:00Z">
        <w:r w:rsidRPr="00377CCB" w:rsidDel="00377CCB">
          <w:rPr>
            <w:rPrChange w:id="62" w:author="Lukas Lamm" w:date="2015-03-30T19:40:00Z">
              <w:rPr>
                <w:rStyle w:val="Hyperlink"/>
                <w:noProof/>
              </w:rPr>
            </w:rPrChange>
          </w:rPr>
          <w:delText>4</w:delText>
        </w:r>
        <w:r w:rsidDel="00377CCB">
          <w:rPr>
            <w:rFonts w:asciiTheme="minorHAnsi" w:eastAsiaTheme="minorEastAsia" w:hAnsiTheme="minorHAnsi"/>
            <w:noProof/>
            <w:sz w:val="22"/>
            <w:lang w:eastAsia="de-DE"/>
          </w:rPr>
          <w:tab/>
        </w:r>
        <w:r w:rsidRPr="00377CCB" w:rsidDel="00377CCB">
          <w:rPr>
            <w:rPrChange w:id="63" w:author="Lukas Lamm" w:date="2015-03-30T19:40:00Z">
              <w:rPr>
                <w:rStyle w:val="Hyperlink"/>
                <w:noProof/>
              </w:rPr>
            </w:rPrChange>
          </w:rPr>
          <w:delText>Projektbeschreibung</w:delText>
        </w:r>
        <w:r w:rsidDel="00377CCB">
          <w:rPr>
            <w:noProof/>
            <w:webHidden/>
          </w:rPr>
          <w:tab/>
          <w:delText>5</w:delText>
        </w:r>
      </w:del>
    </w:p>
    <w:p w14:paraId="16F9114F" w14:textId="77777777" w:rsidR="000349BC" w:rsidDel="00377CCB" w:rsidRDefault="000349BC">
      <w:pPr>
        <w:pStyle w:val="Verzeichnis2"/>
        <w:tabs>
          <w:tab w:val="left" w:pos="880"/>
          <w:tab w:val="right" w:leader="dot" w:pos="8493"/>
        </w:tabs>
        <w:rPr>
          <w:del w:id="64" w:author="Lukas Lamm" w:date="2015-03-30T19:40:00Z"/>
          <w:rFonts w:asciiTheme="minorHAnsi" w:eastAsiaTheme="minorEastAsia" w:hAnsiTheme="minorHAnsi"/>
          <w:noProof/>
          <w:lang w:eastAsia="de-DE"/>
        </w:rPr>
      </w:pPr>
      <w:del w:id="65" w:author="Lukas Lamm" w:date="2015-03-30T19:40:00Z">
        <w:r w:rsidRPr="00377CCB" w:rsidDel="00377CCB">
          <w:rPr>
            <w:rPrChange w:id="66" w:author="Lukas Lamm" w:date="2015-03-30T19:40:00Z">
              <w:rPr>
                <w:rStyle w:val="Hyperlink"/>
                <w:noProof/>
              </w:rPr>
            </w:rPrChange>
          </w:rPr>
          <w:delText>4.1</w:delText>
        </w:r>
        <w:r w:rsidDel="00377CCB">
          <w:rPr>
            <w:rFonts w:asciiTheme="minorHAnsi" w:eastAsiaTheme="minorEastAsia" w:hAnsiTheme="minorHAnsi"/>
            <w:noProof/>
            <w:lang w:eastAsia="de-DE"/>
          </w:rPr>
          <w:tab/>
        </w:r>
        <w:r w:rsidRPr="00377CCB" w:rsidDel="00377CCB">
          <w:rPr>
            <w:rPrChange w:id="67" w:author="Lukas Lamm" w:date="2015-03-30T19:40:00Z">
              <w:rPr>
                <w:rStyle w:val="Hyperlink"/>
                <w:noProof/>
              </w:rPr>
            </w:rPrChange>
          </w:rPr>
          <w:delText>Upload</w:delText>
        </w:r>
        <w:r w:rsidDel="00377CCB">
          <w:rPr>
            <w:noProof/>
            <w:webHidden/>
          </w:rPr>
          <w:tab/>
          <w:delText>6</w:delText>
        </w:r>
      </w:del>
    </w:p>
    <w:p w14:paraId="6C19CC14" w14:textId="77777777" w:rsidR="000349BC" w:rsidDel="00377CCB" w:rsidRDefault="000349BC">
      <w:pPr>
        <w:pStyle w:val="Verzeichnis2"/>
        <w:tabs>
          <w:tab w:val="left" w:pos="880"/>
          <w:tab w:val="right" w:leader="dot" w:pos="8493"/>
        </w:tabs>
        <w:rPr>
          <w:del w:id="68" w:author="Lukas Lamm" w:date="2015-03-30T19:40:00Z"/>
          <w:rFonts w:asciiTheme="minorHAnsi" w:eastAsiaTheme="minorEastAsia" w:hAnsiTheme="minorHAnsi"/>
          <w:noProof/>
          <w:lang w:eastAsia="de-DE"/>
        </w:rPr>
      </w:pPr>
      <w:del w:id="69" w:author="Lukas Lamm" w:date="2015-03-30T19:40:00Z">
        <w:r w:rsidRPr="00377CCB" w:rsidDel="00377CCB">
          <w:rPr>
            <w:rPrChange w:id="70" w:author="Lukas Lamm" w:date="2015-03-30T19:40:00Z">
              <w:rPr>
                <w:rStyle w:val="Hyperlink"/>
                <w:noProof/>
              </w:rPr>
            </w:rPrChange>
          </w:rPr>
          <w:delText>4.2</w:delText>
        </w:r>
        <w:r w:rsidDel="00377CCB">
          <w:rPr>
            <w:rFonts w:asciiTheme="minorHAnsi" w:eastAsiaTheme="minorEastAsia" w:hAnsiTheme="minorHAnsi"/>
            <w:noProof/>
            <w:lang w:eastAsia="de-DE"/>
          </w:rPr>
          <w:tab/>
        </w:r>
        <w:r w:rsidRPr="00377CCB" w:rsidDel="00377CCB">
          <w:rPr>
            <w:rPrChange w:id="71" w:author="Lukas Lamm" w:date="2015-03-30T19:40:00Z">
              <w:rPr>
                <w:rStyle w:val="Hyperlink"/>
                <w:noProof/>
              </w:rPr>
            </w:rPrChange>
          </w:rPr>
          <w:delText>Statistische Analyse</w:delText>
        </w:r>
        <w:r w:rsidDel="00377CCB">
          <w:rPr>
            <w:noProof/>
            <w:webHidden/>
          </w:rPr>
          <w:tab/>
          <w:delText>7</w:delText>
        </w:r>
      </w:del>
    </w:p>
    <w:p w14:paraId="34B706F0" w14:textId="77777777" w:rsidR="000349BC" w:rsidDel="00377CCB" w:rsidRDefault="000349BC">
      <w:pPr>
        <w:pStyle w:val="Verzeichnis2"/>
        <w:tabs>
          <w:tab w:val="left" w:pos="880"/>
          <w:tab w:val="right" w:leader="dot" w:pos="8493"/>
        </w:tabs>
        <w:rPr>
          <w:del w:id="72" w:author="Lukas Lamm" w:date="2015-03-30T19:40:00Z"/>
          <w:rFonts w:asciiTheme="minorHAnsi" w:eastAsiaTheme="minorEastAsia" w:hAnsiTheme="minorHAnsi"/>
          <w:noProof/>
          <w:lang w:eastAsia="de-DE"/>
        </w:rPr>
      </w:pPr>
      <w:del w:id="73" w:author="Lukas Lamm" w:date="2015-03-30T19:40:00Z">
        <w:r w:rsidRPr="00377CCB" w:rsidDel="00377CCB">
          <w:rPr>
            <w:rPrChange w:id="74" w:author="Lukas Lamm" w:date="2015-03-30T19:40:00Z">
              <w:rPr>
                <w:rStyle w:val="Hyperlink"/>
                <w:noProof/>
              </w:rPr>
            </w:rPrChange>
          </w:rPr>
          <w:delText>4.3</w:delText>
        </w:r>
        <w:r w:rsidDel="00377CCB">
          <w:rPr>
            <w:rFonts w:asciiTheme="minorHAnsi" w:eastAsiaTheme="minorEastAsia" w:hAnsiTheme="minorHAnsi"/>
            <w:noProof/>
            <w:lang w:eastAsia="de-DE"/>
          </w:rPr>
          <w:tab/>
        </w:r>
        <w:r w:rsidRPr="00377CCB" w:rsidDel="00377CCB">
          <w:rPr>
            <w:rPrChange w:id="75" w:author="Lukas Lamm" w:date="2015-03-30T19:40:00Z">
              <w:rPr>
                <w:rStyle w:val="Hyperlink"/>
                <w:noProof/>
              </w:rPr>
            </w:rPrChange>
          </w:rPr>
          <w:delText>Dashboard</w:delText>
        </w:r>
        <w:r w:rsidDel="00377CCB">
          <w:rPr>
            <w:noProof/>
            <w:webHidden/>
          </w:rPr>
          <w:tab/>
          <w:delText>8</w:delText>
        </w:r>
      </w:del>
    </w:p>
    <w:p w14:paraId="6C91FFC6" w14:textId="77777777" w:rsidR="000349BC" w:rsidDel="00377CCB" w:rsidRDefault="000349BC">
      <w:pPr>
        <w:pStyle w:val="Verzeichnis2"/>
        <w:tabs>
          <w:tab w:val="left" w:pos="880"/>
          <w:tab w:val="right" w:leader="dot" w:pos="8493"/>
        </w:tabs>
        <w:rPr>
          <w:del w:id="76" w:author="Lukas Lamm" w:date="2015-03-30T19:40:00Z"/>
          <w:rFonts w:asciiTheme="minorHAnsi" w:eastAsiaTheme="minorEastAsia" w:hAnsiTheme="minorHAnsi"/>
          <w:noProof/>
          <w:lang w:eastAsia="de-DE"/>
        </w:rPr>
      </w:pPr>
      <w:del w:id="77" w:author="Lukas Lamm" w:date="2015-03-30T19:40:00Z">
        <w:r w:rsidRPr="00377CCB" w:rsidDel="00377CCB">
          <w:rPr>
            <w:rPrChange w:id="78" w:author="Lukas Lamm" w:date="2015-03-30T19:40:00Z">
              <w:rPr>
                <w:rStyle w:val="Hyperlink"/>
                <w:noProof/>
              </w:rPr>
            </w:rPrChange>
          </w:rPr>
          <w:delText>4.4</w:delText>
        </w:r>
        <w:r w:rsidDel="00377CCB">
          <w:rPr>
            <w:rFonts w:asciiTheme="minorHAnsi" w:eastAsiaTheme="minorEastAsia" w:hAnsiTheme="minorHAnsi"/>
            <w:noProof/>
            <w:lang w:eastAsia="de-DE"/>
          </w:rPr>
          <w:tab/>
        </w:r>
        <w:r w:rsidRPr="00377CCB" w:rsidDel="00377CCB">
          <w:rPr>
            <w:rPrChange w:id="79" w:author="Lukas Lamm" w:date="2015-03-30T19:40:00Z">
              <w:rPr>
                <w:rStyle w:val="Hyperlink"/>
                <w:noProof/>
              </w:rPr>
            </w:rPrChange>
          </w:rPr>
          <w:delText>Suche nach Patterns</w:delText>
        </w:r>
        <w:r w:rsidDel="00377CCB">
          <w:rPr>
            <w:noProof/>
            <w:webHidden/>
          </w:rPr>
          <w:tab/>
          <w:delText>9</w:delText>
        </w:r>
      </w:del>
    </w:p>
    <w:p w14:paraId="380E3FEC" w14:textId="77777777" w:rsidR="000349BC" w:rsidDel="00377CCB" w:rsidRDefault="000349BC">
      <w:pPr>
        <w:pStyle w:val="Verzeichnis2"/>
        <w:tabs>
          <w:tab w:val="left" w:pos="880"/>
          <w:tab w:val="right" w:leader="dot" w:pos="8493"/>
        </w:tabs>
        <w:rPr>
          <w:del w:id="80" w:author="Lukas Lamm" w:date="2015-03-30T19:40:00Z"/>
          <w:rFonts w:asciiTheme="minorHAnsi" w:eastAsiaTheme="minorEastAsia" w:hAnsiTheme="minorHAnsi"/>
          <w:noProof/>
          <w:lang w:eastAsia="de-DE"/>
        </w:rPr>
      </w:pPr>
      <w:del w:id="81" w:author="Lukas Lamm" w:date="2015-03-30T19:40:00Z">
        <w:r w:rsidRPr="00377CCB" w:rsidDel="00377CCB">
          <w:rPr>
            <w:rPrChange w:id="82" w:author="Lukas Lamm" w:date="2015-03-30T19:40:00Z">
              <w:rPr>
                <w:rStyle w:val="Hyperlink"/>
                <w:noProof/>
              </w:rPr>
            </w:rPrChange>
          </w:rPr>
          <w:delText>4.5</w:delText>
        </w:r>
        <w:r w:rsidDel="00377CCB">
          <w:rPr>
            <w:rFonts w:asciiTheme="minorHAnsi" w:eastAsiaTheme="minorEastAsia" w:hAnsiTheme="minorHAnsi"/>
            <w:noProof/>
            <w:lang w:eastAsia="de-DE"/>
          </w:rPr>
          <w:tab/>
        </w:r>
        <w:r w:rsidRPr="00377CCB" w:rsidDel="00377CCB">
          <w:rPr>
            <w:rPrChange w:id="83" w:author="Lukas Lamm" w:date="2015-03-30T19:40:00Z">
              <w:rPr>
                <w:rStyle w:val="Hyperlink"/>
                <w:noProof/>
              </w:rPr>
            </w:rPrChange>
          </w:rPr>
          <w:delText>Suchergebnisse</w:delText>
        </w:r>
        <w:r w:rsidDel="00377CCB">
          <w:rPr>
            <w:noProof/>
            <w:webHidden/>
          </w:rPr>
          <w:tab/>
          <w:delText>10</w:delText>
        </w:r>
      </w:del>
    </w:p>
    <w:p w14:paraId="15B71748" w14:textId="77777777" w:rsidR="000349BC" w:rsidDel="00377CCB" w:rsidRDefault="000349BC">
      <w:pPr>
        <w:pStyle w:val="Verzeichnis1"/>
        <w:rPr>
          <w:del w:id="84" w:author="Lukas Lamm" w:date="2015-03-30T19:40:00Z"/>
          <w:rFonts w:asciiTheme="minorHAnsi" w:eastAsiaTheme="minorEastAsia" w:hAnsiTheme="minorHAnsi"/>
          <w:noProof/>
          <w:sz w:val="22"/>
          <w:lang w:eastAsia="de-DE"/>
        </w:rPr>
      </w:pPr>
      <w:del w:id="85" w:author="Lukas Lamm" w:date="2015-03-30T19:40:00Z">
        <w:r w:rsidRPr="00377CCB" w:rsidDel="00377CCB">
          <w:rPr>
            <w:rPrChange w:id="86" w:author="Lukas Lamm" w:date="2015-03-30T19:40:00Z">
              <w:rPr>
                <w:rStyle w:val="Hyperlink"/>
                <w:noProof/>
              </w:rPr>
            </w:rPrChange>
          </w:rPr>
          <w:delText>5</w:delText>
        </w:r>
        <w:r w:rsidDel="00377CCB">
          <w:rPr>
            <w:rFonts w:asciiTheme="minorHAnsi" w:eastAsiaTheme="minorEastAsia" w:hAnsiTheme="minorHAnsi"/>
            <w:noProof/>
            <w:sz w:val="22"/>
            <w:lang w:eastAsia="de-DE"/>
          </w:rPr>
          <w:tab/>
        </w:r>
        <w:r w:rsidRPr="00377CCB" w:rsidDel="00377CCB">
          <w:rPr>
            <w:rPrChange w:id="87" w:author="Lukas Lamm" w:date="2015-03-30T19:40:00Z">
              <w:rPr>
                <w:rStyle w:val="Hyperlink"/>
                <w:noProof/>
              </w:rPr>
            </w:rPrChange>
          </w:rPr>
          <w:delText>Architektur und Implementierung</w:delText>
        </w:r>
        <w:r w:rsidDel="00377CCB">
          <w:rPr>
            <w:noProof/>
            <w:webHidden/>
          </w:rPr>
          <w:tab/>
          <w:delText>11</w:delText>
        </w:r>
      </w:del>
    </w:p>
    <w:p w14:paraId="2C04D0C4" w14:textId="77777777" w:rsidR="000349BC" w:rsidDel="00377CCB" w:rsidRDefault="000349BC">
      <w:pPr>
        <w:pStyle w:val="Verzeichnis2"/>
        <w:tabs>
          <w:tab w:val="left" w:pos="880"/>
          <w:tab w:val="right" w:leader="dot" w:pos="8493"/>
        </w:tabs>
        <w:rPr>
          <w:del w:id="88" w:author="Lukas Lamm" w:date="2015-03-30T19:40:00Z"/>
          <w:rFonts w:asciiTheme="minorHAnsi" w:eastAsiaTheme="minorEastAsia" w:hAnsiTheme="minorHAnsi"/>
          <w:noProof/>
          <w:lang w:eastAsia="de-DE"/>
        </w:rPr>
      </w:pPr>
      <w:del w:id="89" w:author="Lukas Lamm" w:date="2015-03-30T19:40:00Z">
        <w:r w:rsidRPr="00377CCB" w:rsidDel="00377CCB">
          <w:rPr>
            <w:rPrChange w:id="90" w:author="Lukas Lamm" w:date="2015-03-30T19:40:00Z">
              <w:rPr>
                <w:rStyle w:val="Hyperlink"/>
                <w:noProof/>
              </w:rPr>
            </w:rPrChange>
          </w:rPr>
          <w:delText>5.1</w:delText>
        </w:r>
        <w:r w:rsidDel="00377CCB">
          <w:rPr>
            <w:rFonts w:asciiTheme="minorHAnsi" w:eastAsiaTheme="minorEastAsia" w:hAnsiTheme="minorHAnsi"/>
            <w:noProof/>
            <w:lang w:eastAsia="de-DE"/>
          </w:rPr>
          <w:tab/>
        </w:r>
        <w:r w:rsidRPr="00377CCB" w:rsidDel="00377CCB">
          <w:rPr>
            <w:rPrChange w:id="91" w:author="Lukas Lamm" w:date="2015-03-30T19:40:00Z">
              <w:rPr>
                <w:rStyle w:val="Hyperlink"/>
                <w:noProof/>
              </w:rPr>
            </w:rPrChange>
          </w:rPr>
          <w:delText>Projektablauf</w:delText>
        </w:r>
        <w:r w:rsidDel="00377CCB">
          <w:rPr>
            <w:noProof/>
            <w:webHidden/>
          </w:rPr>
          <w:tab/>
          <w:delText>11</w:delText>
        </w:r>
      </w:del>
    </w:p>
    <w:p w14:paraId="4FC9BE1A" w14:textId="77777777" w:rsidR="000349BC" w:rsidDel="00377CCB" w:rsidRDefault="000349BC">
      <w:pPr>
        <w:pStyle w:val="Verzeichnis2"/>
        <w:tabs>
          <w:tab w:val="left" w:pos="880"/>
          <w:tab w:val="right" w:leader="dot" w:pos="8493"/>
        </w:tabs>
        <w:rPr>
          <w:del w:id="92" w:author="Lukas Lamm" w:date="2015-03-30T19:40:00Z"/>
          <w:rFonts w:asciiTheme="minorHAnsi" w:eastAsiaTheme="minorEastAsia" w:hAnsiTheme="minorHAnsi"/>
          <w:noProof/>
          <w:lang w:eastAsia="de-DE"/>
        </w:rPr>
      </w:pPr>
      <w:del w:id="93" w:author="Lukas Lamm" w:date="2015-03-30T19:40:00Z">
        <w:r w:rsidRPr="00377CCB" w:rsidDel="00377CCB">
          <w:rPr>
            <w:rPrChange w:id="94" w:author="Lukas Lamm" w:date="2015-03-30T19:40:00Z">
              <w:rPr>
                <w:rStyle w:val="Hyperlink"/>
                <w:noProof/>
              </w:rPr>
            </w:rPrChange>
          </w:rPr>
          <w:delText>5.2</w:delText>
        </w:r>
        <w:r w:rsidDel="00377CCB">
          <w:rPr>
            <w:rFonts w:asciiTheme="minorHAnsi" w:eastAsiaTheme="minorEastAsia" w:hAnsiTheme="minorHAnsi"/>
            <w:noProof/>
            <w:lang w:eastAsia="de-DE"/>
          </w:rPr>
          <w:tab/>
        </w:r>
        <w:r w:rsidRPr="00377CCB" w:rsidDel="00377CCB">
          <w:rPr>
            <w:rPrChange w:id="95" w:author="Lukas Lamm" w:date="2015-03-30T19:40:00Z">
              <w:rPr>
                <w:rStyle w:val="Hyperlink"/>
                <w:noProof/>
              </w:rPr>
            </w:rPrChange>
          </w:rPr>
          <w:delText>Frameworks und Bibliotheken</w:delText>
        </w:r>
        <w:r w:rsidDel="00377CCB">
          <w:rPr>
            <w:noProof/>
            <w:webHidden/>
          </w:rPr>
          <w:tab/>
          <w:delText>12</w:delText>
        </w:r>
      </w:del>
    </w:p>
    <w:p w14:paraId="098ECF8E" w14:textId="77777777" w:rsidR="000349BC" w:rsidDel="00377CCB" w:rsidRDefault="000349BC">
      <w:pPr>
        <w:pStyle w:val="Verzeichnis2"/>
        <w:tabs>
          <w:tab w:val="left" w:pos="880"/>
          <w:tab w:val="right" w:leader="dot" w:pos="8493"/>
        </w:tabs>
        <w:rPr>
          <w:del w:id="96" w:author="Lukas Lamm" w:date="2015-03-30T19:40:00Z"/>
          <w:rFonts w:asciiTheme="minorHAnsi" w:eastAsiaTheme="minorEastAsia" w:hAnsiTheme="minorHAnsi"/>
          <w:noProof/>
          <w:lang w:eastAsia="de-DE"/>
        </w:rPr>
      </w:pPr>
      <w:del w:id="97" w:author="Lukas Lamm" w:date="2015-03-30T19:40:00Z">
        <w:r w:rsidRPr="00377CCB" w:rsidDel="00377CCB">
          <w:rPr>
            <w:rPrChange w:id="98" w:author="Lukas Lamm" w:date="2015-03-30T19:40:00Z">
              <w:rPr>
                <w:rStyle w:val="Hyperlink"/>
                <w:noProof/>
              </w:rPr>
            </w:rPrChange>
          </w:rPr>
          <w:delText>5.3</w:delText>
        </w:r>
        <w:r w:rsidDel="00377CCB">
          <w:rPr>
            <w:rFonts w:asciiTheme="minorHAnsi" w:eastAsiaTheme="minorEastAsia" w:hAnsiTheme="minorHAnsi"/>
            <w:noProof/>
            <w:lang w:eastAsia="de-DE"/>
          </w:rPr>
          <w:tab/>
        </w:r>
        <w:r w:rsidRPr="00377CCB" w:rsidDel="00377CCB">
          <w:rPr>
            <w:rPrChange w:id="99" w:author="Lukas Lamm" w:date="2015-03-30T19:40:00Z">
              <w:rPr>
                <w:rStyle w:val="Hyperlink"/>
                <w:noProof/>
              </w:rPr>
            </w:rPrChange>
          </w:rPr>
          <w:delText>Systemarchitektur</w:delText>
        </w:r>
        <w:r w:rsidDel="00377CCB">
          <w:rPr>
            <w:noProof/>
            <w:webHidden/>
          </w:rPr>
          <w:tab/>
          <w:delText>13</w:delText>
        </w:r>
      </w:del>
    </w:p>
    <w:p w14:paraId="46BD2179" w14:textId="77777777" w:rsidR="000349BC" w:rsidDel="00377CCB" w:rsidRDefault="000349BC">
      <w:pPr>
        <w:pStyle w:val="Verzeichnis1"/>
        <w:rPr>
          <w:del w:id="100" w:author="Lukas Lamm" w:date="2015-03-30T19:40:00Z"/>
          <w:rFonts w:asciiTheme="minorHAnsi" w:eastAsiaTheme="minorEastAsia" w:hAnsiTheme="minorHAnsi"/>
          <w:noProof/>
          <w:sz w:val="22"/>
          <w:lang w:eastAsia="de-DE"/>
        </w:rPr>
      </w:pPr>
      <w:del w:id="101" w:author="Lukas Lamm" w:date="2015-03-30T19:40:00Z">
        <w:r w:rsidRPr="00377CCB" w:rsidDel="00377CCB">
          <w:rPr>
            <w:rPrChange w:id="102" w:author="Lukas Lamm" w:date="2015-03-30T19:40:00Z">
              <w:rPr>
                <w:rStyle w:val="Hyperlink"/>
                <w:noProof/>
              </w:rPr>
            </w:rPrChange>
          </w:rPr>
          <w:delText>6</w:delText>
        </w:r>
        <w:r w:rsidDel="00377CCB">
          <w:rPr>
            <w:rFonts w:asciiTheme="minorHAnsi" w:eastAsiaTheme="minorEastAsia" w:hAnsiTheme="minorHAnsi"/>
            <w:noProof/>
            <w:sz w:val="22"/>
            <w:lang w:eastAsia="de-DE"/>
          </w:rPr>
          <w:tab/>
        </w:r>
        <w:r w:rsidRPr="00377CCB" w:rsidDel="00377CCB">
          <w:rPr>
            <w:rPrChange w:id="103" w:author="Lukas Lamm" w:date="2015-03-30T19:40:00Z">
              <w:rPr>
                <w:rStyle w:val="Hyperlink"/>
                <w:noProof/>
              </w:rPr>
            </w:rPrChange>
          </w:rPr>
          <w:delText>Ausblick</w:delText>
        </w:r>
        <w:r w:rsidDel="00377CCB">
          <w:rPr>
            <w:noProof/>
            <w:webHidden/>
          </w:rPr>
          <w:tab/>
          <w:delText>14</w:delText>
        </w:r>
      </w:del>
    </w:p>
    <w:p w14:paraId="60BA0336" w14:textId="77777777" w:rsidR="000349BC" w:rsidDel="00377CCB" w:rsidRDefault="000349BC">
      <w:pPr>
        <w:pStyle w:val="Verzeichnis1"/>
        <w:rPr>
          <w:del w:id="104" w:author="Lukas Lamm" w:date="2015-03-30T19:40:00Z"/>
          <w:rFonts w:asciiTheme="minorHAnsi" w:eastAsiaTheme="minorEastAsia" w:hAnsiTheme="minorHAnsi"/>
          <w:noProof/>
          <w:sz w:val="22"/>
          <w:lang w:eastAsia="de-DE"/>
        </w:rPr>
      </w:pPr>
      <w:del w:id="105" w:author="Lukas Lamm" w:date="2015-03-30T19:40:00Z">
        <w:r w:rsidRPr="00377CCB" w:rsidDel="00377CCB">
          <w:rPr>
            <w:rPrChange w:id="106" w:author="Lukas Lamm" w:date="2015-03-30T19:40:00Z">
              <w:rPr>
                <w:rStyle w:val="Hyperlink"/>
                <w:noProof/>
              </w:rPr>
            </w:rPrChange>
          </w:rPr>
          <w:delText>7</w:delText>
        </w:r>
        <w:r w:rsidDel="00377CCB">
          <w:rPr>
            <w:rFonts w:asciiTheme="minorHAnsi" w:eastAsiaTheme="minorEastAsia" w:hAnsiTheme="minorHAnsi"/>
            <w:noProof/>
            <w:sz w:val="22"/>
            <w:lang w:eastAsia="de-DE"/>
          </w:rPr>
          <w:tab/>
        </w:r>
        <w:r w:rsidRPr="00377CCB" w:rsidDel="00377CCB">
          <w:rPr>
            <w:rPrChange w:id="107" w:author="Lukas Lamm" w:date="2015-03-30T19:40:00Z">
              <w:rPr>
                <w:rStyle w:val="Hyperlink"/>
                <w:noProof/>
              </w:rPr>
            </w:rPrChange>
          </w:rPr>
          <w:delText>Digitaler Anhang</w:delText>
        </w:r>
        <w:r w:rsidDel="00377CCB">
          <w:rPr>
            <w:noProof/>
            <w:webHidden/>
          </w:rPr>
          <w:tab/>
          <w:delText>14</w:delText>
        </w:r>
      </w:del>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37300272" w14:textId="77777777" w:rsidR="00754792" w:rsidRDefault="000C057C">
      <w:pPr>
        <w:pStyle w:val="Abbildungsverzeichnis"/>
        <w:tabs>
          <w:tab w:val="right" w:leader="dot" w:pos="8493"/>
        </w:tabs>
        <w:rPr>
          <w:ins w:id="108" w:author="Lukas Lamm" w:date="2015-03-30T20:10:00Z"/>
          <w:rFonts w:asciiTheme="minorHAnsi" w:eastAsiaTheme="minorEastAsia" w:hAnsiTheme="minorHAnsi"/>
          <w:noProof/>
          <w:lang w:eastAsia="de-DE"/>
        </w:rPr>
      </w:pPr>
      <w:r>
        <w:fldChar w:fldCharType="begin"/>
      </w:r>
      <w:r w:rsidR="00FA494F">
        <w:instrText xml:space="preserve"> TOC \h \z \c "Abbildung" </w:instrText>
      </w:r>
      <w:r>
        <w:fldChar w:fldCharType="separate"/>
      </w:r>
      <w:ins w:id="109" w:author="Lukas Lamm" w:date="2015-03-30T20:10:00Z">
        <w:r w:rsidR="00754792" w:rsidRPr="009D7778">
          <w:rPr>
            <w:rStyle w:val="Hyperlink"/>
            <w:noProof/>
          </w:rPr>
          <w:fldChar w:fldCharType="begin"/>
        </w:r>
        <w:r w:rsidR="00754792" w:rsidRPr="009D7778">
          <w:rPr>
            <w:rStyle w:val="Hyperlink"/>
            <w:noProof/>
          </w:rPr>
          <w:instrText xml:space="preserve"> </w:instrText>
        </w:r>
        <w:r w:rsidR="00754792">
          <w:rPr>
            <w:noProof/>
          </w:rPr>
          <w:instrText>HYPERLINK \l "_Toc415509569"</w:instrText>
        </w:r>
        <w:r w:rsidR="00754792" w:rsidRPr="009D7778">
          <w:rPr>
            <w:rStyle w:val="Hyperlink"/>
            <w:noProof/>
          </w:rPr>
          <w:instrText xml:space="preserve"> </w:instrText>
        </w:r>
        <w:r w:rsidR="00754792" w:rsidRPr="009D7778">
          <w:rPr>
            <w:rStyle w:val="Hyperlink"/>
            <w:noProof/>
          </w:rPr>
          <w:fldChar w:fldCharType="separate"/>
        </w:r>
        <w:r w:rsidR="00754792" w:rsidRPr="009D7778">
          <w:rPr>
            <w:rStyle w:val="Hyperlink"/>
            <w:noProof/>
          </w:rPr>
          <w:t>Abbildung 1: Startseite (Screenshot)</w:t>
        </w:r>
        <w:r w:rsidR="00754792">
          <w:rPr>
            <w:noProof/>
            <w:webHidden/>
          </w:rPr>
          <w:tab/>
        </w:r>
        <w:r w:rsidR="00754792">
          <w:rPr>
            <w:noProof/>
            <w:webHidden/>
          </w:rPr>
          <w:fldChar w:fldCharType="begin"/>
        </w:r>
        <w:r w:rsidR="00754792">
          <w:rPr>
            <w:noProof/>
            <w:webHidden/>
          </w:rPr>
          <w:instrText xml:space="preserve"> PAGEREF _Toc415509569 \h </w:instrText>
        </w:r>
      </w:ins>
      <w:r w:rsidR="00754792">
        <w:rPr>
          <w:noProof/>
          <w:webHidden/>
        </w:rPr>
      </w:r>
      <w:r w:rsidR="00754792">
        <w:rPr>
          <w:noProof/>
          <w:webHidden/>
        </w:rPr>
        <w:fldChar w:fldCharType="separate"/>
      </w:r>
      <w:ins w:id="110" w:author="Lukas Lamm" w:date="2015-03-30T20:10:00Z">
        <w:r w:rsidR="00754792">
          <w:rPr>
            <w:noProof/>
            <w:webHidden/>
          </w:rPr>
          <w:t>5</w:t>
        </w:r>
        <w:r w:rsidR="00754792">
          <w:rPr>
            <w:noProof/>
            <w:webHidden/>
          </w:rPr>
          <w:fldChar w:fldCharType="end"/>
        </w:r>
        <w:r w:rsidR="00754792" w:rsidRPr="009D7778">
          <w:rPr>
            <w:rStyle w:val="Hyperlink"/>
            <w:noProof/>
          </w:rPr>
          <w:fldChar w:fldCharType="end"/>
        </w:r>
      </w:ins>
    </w:p>
    <w:p w14:paraId="47DA9DDD" w14:textId="77777777" w:rsidR="00754792" w:rsidRDefault="00754792">
      <w:pPr>
        <w:pStyle w:val="Abbildungsverzeichnis"/>
        <w:tabs>
          <w:tab w:val="right" w:leader="dot" w:pos="8493"/>
        </w:tabs>
        <w:rPr>
          <w:ins w:id="111" w:author="Lukas Lamm" w:date="2015-03-30T20:10:00Z"/>
          <w:rFonts w:asciiTheme="minorHAnsi" w:eastAsiaTheme="minorEastAsia" w:hAnsiTheme="minorHAnsi"/>
          <w:noProof/>
          <w:lang w:eastAsia="de-DE"/>
        </w:rPr>
      </w:pPr>
      <w:ins w:id="112"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"_Toc415509570"</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2: Upload (Screenshot)</w:t>
        </w:r>
        <w:r>
          <w:rPr>
            <w:noProof/>
            <w:webHidden/>
          </w:rPr>
          <w:tab/>
        </w:r>
        <w:r>
          <w:rPr>
            <w:noProof/>
            <w:webHidden/>
          </w:rPr>
          <w:fldChar w:fldCharType="begin"/>
        </w:r>
        <w:r>
          <w:rPr>
            <w:noProof/>
            <w:webHidden/>
          </w:rPr>
          <w:instrText xml:space="preserve"> PAGEREF _Toc415509570 \h </w:instrText>
        </w:r>
      </w:ins>
      <w:r>
        <w:rPr>
          <w:noProof/>
          <w:webHidden/>
        </w:rPr>
      </w:r>
      <w:r>
        <w:rPr>
          <w:noProof/>
          <w:webHidden/>
        </w:rPr>
        <w:fldChar w:fldCharType="separate"/>
      </w:r>
      <w:ins w:id="113" w:author="Lukas Lamm" w:date="2015-03-30T20:10:00Z">
        <w:r>
          <w:rPr>
            <w:noProof/>
            <w:webHidden/>
          </w:rPr>
          <w:t>6</w:t>
        </w:r>
        <w:r>
          <w:rPr>
            <w:noProof/>
            <w:webHidden/>
          </w:rPr>
          <w:fldChar w:fldCharType="end"/>
        </w:r>
        <w:r w:rsidRPr="009D7778">
          <w:rPr>
            <w:rStyle w:val="Hyperlink"/>
            <w:noProof/>
          </w:rPr>
          <w:fldChar w:fldCharType="end"/>
        </w:r>
      </w:ins>
    </w:p>
    <w:p w14:paraId="28E707F2" w14:textId="77777777" w:rsidR="00754792" w:rsidRDefault="00754792">
      <w:pPr>
        <w:pStyle w:val="Abbildungsverzeichnis"/>
        <w:tabs>
          <w:tab w:val="right" w:leader="dot" w:pos="8493"/>
        </w:tabs>
        <w:rPr>
          <w:ins w:id="114" w:author="Lukas Lamm" w:date="2015-03-30T20:10:00Z"/>
          <w:rFonts w:asciiTheme="minorHAnsi" w:eastAsiaTheme="minorEastAsia" w:hAnsiTheme="minorHAnsi"/>
          <w:noProof/>
          <w:lang w:eastAsia="de-DE"/>
        </w:rPr>
      </w:pPr>
      <w:ins w:id="115"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"_Toc415509571"</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3: Dashboard (Screenshot)</w:t>
        </w:r>
        <w:r>
          <w:rPr>
            <w:noProof/>
            <w:webHidden/>
          </w:rPr>
          <w:tab/>
        </w:r>
        <w:r>
          <w:rPr>
            <w:noProof/>
            <w:webHidden/>
          </w:rPr>
          <w:fldChar w:fldCharType="begin"/>
        </w:r>
        <w:r>
          <w:rPr>
            <w:noProof/>
            <w:webHidden/>
          </w:rPr>
          <w:instrText xml:space="preserve"> PAGEREF _Toc415509571 \h </w:instrText>
        </w:r>
      </w:ins>
      <w:r>
        <w:rPr>
          <w:noProof/>
          <w:webHidden/>
        </w:rPr>
      </w:r>
      <w:r>
        <w:rPr>
          <w:noProof/>
          <w:webHidden/>
        </w:rPr>
        <w:fldChar w:fldCharType="separate"/>
      </w:r>
      <w:ins w:id="116" w:author="Lukas Lamm" w:date="2015-03-30T20:10:00Z">
        <w:r>
          <w:rPr>
            <w:noProof/>
            <w:webHidden/>
          </w:rPr>
          <w:t>8</w:t>
        </w:r>
        <w:r>
          <w:rPr>
            <w:noProof/>
            <w:webHidden/>
          </w:rPr>
          <w:fldChar w:fldCharType="end"/>
        </w:r>
        <w:r w:rsidRPr="009D7778">
          <w:rPr>
            <w:rStyle w:val="Hyperlink"/>
            <w:noProof/>
          </w:rPr>
          <w:fldChar w:fldCharType="end"/>
        </w:r>
      </w:ins>
    </w:p>
    <w:p w14:paraId="42288E87" w14:textId="77777777" w:rsidR="00754792" w:rsidRDefault="00754792">
      <w:pPr>
        <w:pStyle w:val="Abbildungsverzeichnis"/>
        <w:tabs>
          <w:tab w:val="right" w:leader="dot" w:pos="8493"/>
        </w:tabs>
        <w:rPr>
          <w:ins w:id="117" w:author="Lukas Lamm" w:date="2015-03-30T20:10:00Z"/>
          <w:rFonts w:asciiTheme="minorHAnsi" w:eastAsiaTheme="minorEastAsia" w:hAnsiTheme="minorHAnsi"/>
          <w:noProof/>
          <w:lang w:eastAsia="de-DE"/>
        </w:rPr>
      </w:pPr>
      <w:ins w:id="118"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"_Toc415509572"</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4: Search (Screenshot)</w:t>
        </w:r>
        <w:r>
          <w:rPr>
            <w:noProof/>
            <w:webHidden/>
          </w:rPr>
          <w:tab/>
        </w:r>
        <w:r>
          <w:rPr>
            <w:noProof/>
            <w:webHidden/>
          </w:rPr>
          <w:fldChar w:fldCharType="begin"/>
        </w:r>
        <w:r>
          <w:rPr>
            <w:noProof/>
            <w:webHidden/>
          </w:rPr>
          <w:instrText xml:space="preserve"> PAGEREF _Toc415509572 \h </w:instrText>
        </w:r>
      </w:ins>
      <w:r>
        <w:rPr>
          <w:noProof/>
          <w:webHidden/>
        </w:rPr>
      </w:r>
      <w:r>
        <w:rPr>
          <w:noProof/>
          <w:webHidden/>
        </w:rPr>
        <w:fldChar w:fldCharType="separate"/>
      </w:r>
      <w:ins w:id="119" w:author="Lukas Lamm" w:date="2015-03-30T20:10:00Z">
        <w:r>
          <w:rPr>
            <w:noProof/>
            <w:webHidden/>
          </w:rPr>
          <w:t>9</w:t>
        </w:r>
        <w:r>
          <w:rPr>
            <w:noProof/>
            <w:webHidden/>
          </w:rPr>
          <w:fldChar w:fldCharType="end"/>
        </w:r>
        <w:r w:rsidRPr="009D7778">
          <w:rPr>
            <w:rStyle w:val="Hyperlink"/>
            <w:noProof/>
          </w:rPr>
          <w:fldChar w:fldCharType="end"/>
        </w:r>
      </w:ins>
    </w:p>
    <w:p w14:paraId="28F0B30D" w14:textId="77777777" w:rsidR="00754792" w:rsidRDefault="00754792">
      <w:pPr>
        <w:pStyle w:val="Abbildungsverzeichnis"/>
        <w:tabs>
          <w:tab w:val="right" w:leader="dot" w:pos="8493"/>
        </w:tabs>
        <w:rPr>
          <w:ins w:id="120" w:author="Lukas Lamm" w:date="2015-03-30T20:10:00Z"/>
          <w:rFonts w:asciiTheme="minorHAnsi" w:eastAsiaTheme="minorEastAsia" w:hAnsiTheme="minorHAnsi"/>
          <w:noProof/>
          <w:lang w:eastAsia="de-DE"/>
        </w:rPr>
      </w:pPr>
      <w:ins w:id="121"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"_Toc415509573"</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5: Searchresult (Screenshot)</w:t>
        </w:r>
        <w:r>
          <w:rPr>
            <w:noProof/>
            <w:webHidden/>
          </w:rPr>
          <w:tab/>
        </w:r>
        <w:r>
          <w:rPr>
            <w:noProof/>
            <w:webHidden/>
          </w:rPr>
          <w:fldChar w:fldCharType="begin"/>
        </w:r>
        <w:r>
          <w:rPr>
            <w:noProof/>
            <w:webHidden/>
          </w:rPr>
          <w:instrText xml:space="preserve"> PAGEREF _Toc415509573 \h </w:instrText>
        </w:r>
      </w:ins>
      <w:r>
        <w:rPr>
          <w:noProof/>
          <w:webHidden/>
        </w:rPr>
      </w:r>
      <w:r>
        <w:rPr>
          <w:noProof/>
          <w:webHidden/>
        </w:rPr>
        <w:fldChar w:fldCharType="separate"/>
      </w:r>
      <w:ins w:id="122" w:author="Lukas Lamm" w:date="2015-03-30T20:10:00Z">
        <w:r>
          <w:rPr>
            <w:noProof/>
            <w:webHidden/>
          </w:rPr>
          <w:t>10</w:t>
        </w:r>
        <w:r>
          <w:rPr>
            <w:noProof/>
            <w:webHidden/>
          </w:rPr>
          <w:fldChar w:fldCharType="end"/>
        </w:r>
        <w:r w:rsidRPr="009D7778">
          <w:rPr>
            <w:rStyle w:val="Hyperlink"/>
            <w:noProof/>
          </w:rPr>
          <w:fldChar w:fldCharType="end"/>
        </w:r>
      </w:ins>
    </w:p>
    <w:p w14:paraId="3511C3AE" w14:textId="77777777" w:rsidR="00754792" w:rsidRDefault="00754792">
      <w:pPr>
        <w:pStyle w:val="Abbildungsverzeichnis"/>
        <w:tabs>
          <w:tab w:val="right" w:leader="dot" w:pos="8493"/>
        </w:tabs>
        <w:rPr>
          <w:ins w:id="123" w:author="Lukas Lamm" w:date="2015-03-30T20:10:00Z"/>
          <w:rFonts w:asciiTheme="minorHAnsi" w:eastAsiaTheme="minorEastAsia" w:hAnsiTheme="minorHAnsi"/>
          <w:noProof/>
          <w:lang w:eastAsia="de-DE"/>
        </w:rPr>
      </w:pPr>
      <w:ins w:id="124"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"_Toc415509574"</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6: Searchresult Details (Screenshot)</w:t>
        </w:r>
        <w:r>
          <w:rPr>
            <w:noProof/>
            <w:webHidden/>
          </w:rPr>
          <w:tab/>
        </w:r>
        <w:r>
          <w:rPr>
            <w:noProof/>
            <w:webHidden/>
          </w:rPr>
          <w:fldChar w:fldCharType="begin"/>
        </w:r>
        <w:r>
          <w:rPr>
            <w:noProof/>
            <w:webHidden/>
          </w:rPr>
          <w:instrText xml:space="preserve"> PAGEREF _Toc415509574 \h </w:instrText>
        </w:r>
      </w:ins>
      <w:r>
        <w:rPr>
          <w:noProof/>
          <w:webHidden/>
        </w:rPr>
      </w:r>
      <w:r>
        <w:rPr>
          <w:noProof/>
          <w:webHidden/>
        </w:rPr>
        <w:fldChar w:fldCharType="separate"/>
      </w:r>
      <w:ins w:id="125" w:author="Lukas Lamm" w:date="2015-03-30T20:10:00Z">
        <w:r>
          <w:rPr>
            <w:noProof/>
            <w:webHidden/>
          </w:rPr>
          <w:t>11</w:t>
        </w:r>
        <w:r>
          <w:rPr>
            <w:noProof/>
            <w:webHidden/>
          </w:rPr>
          <w:fldChar w:fldCharType="end"/>
        </w:r>
        <w:r w:rsidRPr="009D7778">
          <w:rPr>
            <w:rStyle w:val="Hyperlink"/>
            <w:noProof/>
          </w:rPr>
          <w:fldChar w:fldCharType="end"/>
        </w:r>
      </w:ins>
    </w:p>
    <w:p w14:paraId="058CA868" w14:textId="77777777" w:rsidR="00754792" w:rsidRDefault="00754792">
      <w:pPr>
        <w:pStyle w:val="Abbildungsverzeichnis"/>
        <w:tabs>
          <w:tab w:val="right" w:leader="dot" w:pos="8493"/>
        </w:tabs>
        <w:rPr>
          <w:ins w:id="126" w:author="Lukas Lamm" w:date="2015-03-30T20:10:00Z"/>
          <w:rFonts w:asciiTheme="minorHAnsi" w:eastAsiaTheme="minorEastAsia" w:hAnsiTheme="minorHAnsi"/>
          <w:noProof/>
          <w:lang w:eastAsia="de-DE"/>
        </w:rPr>
      </w:pPr>
      <w:ins w:id="127"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"_Toc415509575"</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7: Systemarchitektur</w:t>
        </w:r>
        <w:r>
          <w:rPr>
            <w:noProof/>
            <w:webHidden/>
          </w:rPr>
          <w:tab/>
        </w:r>
        <w:r>
          <w:rPr>
            <w:noProof/>
            <w:webHidden/>
          </w:rPr>
          <w:fldChar w:fldCharType="begin"/>
        </w:r>
        <w:r>
          <w:rPr>
            <w:noProof/>
            <w:webHidden/>
          </w:rPr>
          <w:instrText xml:space="preserve"> PAGEREF _Toc415509575 \h </w:instrText>
        </w:r>
      </w:ins>
      <w:r>
        <w:rPr>
          <w:noProof/>
          <w:webHidden/>
        </w:rPr>
      </w:r>
      <w:r>
        <w:rPr>
          <w:noProof/>
          <w:webHidden/>
        </w:rPr>
        <w:fldChar w:fldCharType="separate"/>
      </w:r>
      <w:ins w:id="128" w:author="Lukas Lamm" w:date="2015-03-30T20:10:00Z">
        <w:r>
          <w:rPr>
            <w:noProof/>
            <w:webHidden/>
          </w:rPr>
          <w:t>13</w:t>
        </w:r>
        <w:r>
          <w:rPr>
            <w:noProof/>
            <w:webHidden/>
          </w:rPr>
          <w:fldChar w:fldCharType="end"/>
        </w:r>
        <w:r w:rsidRPr="009D7778">
          <w:rPr>
            <w:rStyle w:val="Hyperlink"/>
            <w:noProof/>
          </w:rPr>
          <w:fldChar w:fldCharType="end"/>
        </w:r>
      </w:ins>
    </w:p>
    <w:p w14:paraId="0025481F" w14:textId="77777777" w:rsidR="00754792" w:rsidRDefault="00754792">
      <w:pPr>
        <w:pStyle w:val="Abbildungsverzeichnis"/>
        <w:tabs>
          <w:tab w:val="right" w:leader="dot" w:pos="8493"/>
        </w:tabs>
        <w:rPr>
          <w:ins w:id="129" w:author="Lukas Lamm" w:date="2015-03-30T20:10:00Z"/>
          <w:rFonts w:asciiTheme="minorHAnsi" w:eastAsiaTheme="minorEastAsia" w:hAnsiTheme="minorHAnsi"/>
          <w:noProof/>
          <w:lang w:eastAsia="de-DE"/>
        </w:rPr>
      </w:pPr>
      <w:ins w:id="130" w:author="Lukas Lamm" w:date="2015-03-30T20:10:00Z">
        <w:r w:rsidRPr="009D7778">
          <w:rPr>
            <w:rStyle w:val="Hyperlink"/>
            <w:noProof/>
          </w:rPr>
          <w:fldChar w:fldCharType="begin"/>
        </w:r>
        <w:r w:rsidRPr="009D7778">
          <w:rPr>
            <w:rStyle w:val="Hyperlink"/>
            <w:noProof/>
          </w:rPr>
          <w:instrText xml:space="preserve"> </w:instrText>
        </w:r>
        <w:r>
          <w:rPr>
            <w:noProof/>
          </w:rPr>
          <w:instrText>HYPERLINK \l "_Toc415509576"</w:instrText>
        </w:r>
        <w:r w:rsidRPr="009D7778">
          <w:rPr>
            <w:rStyle w:val="Hyperlink"/>
            <w:noProof/>
          </w:rPr>
          <w:instrText xml:space="preserve"> </w:instrText>
        </w:r>
        <w:r w:rsidRPr="009D7778">
          <w:rPr>
            <w:rStyle w:val="Hyperlink"/>
            <w:noProof/>
          </w:rPr>
          <w:fldChar w:fldCharType="separate"/>
        </w:r>
        <w:r w:rsidRPr="009D7778">
          <w:rPr>
            <w:rStyle w:val="Hyperlink"/>
            <w:noProof/>
          </w:rPr>
          <w:t>Abbildung 8: Datenbankschema</w:t>
        </w:r>
        <w:r>
          <w:rPr>
            <w:noProof/>
            <w:webHidden/>
          </w:rPr>
          <w:tab/>
        </w:r>
        <w:r>
          <w:rPr>
            <w:noProof/>
            <w:webHidden/>
          </w:rPr>
          <w:fldChar w:fldCharType="begin"/>
        </w:r>
        <w:r>
          <w:rPr>
            <w:noProof/>
            <w:webHidden/>
          </w:rPr>
          <w:instrText xml:space="preserve"> PAGEREF _Toc415509576 \h </w:instrText>
        </w:r>
      </w:ins>
      <w:r>
        <w:rPr>
          <w:noProof/>
          <w:webHidden/>
        </w:rPr>
      </w:r>
      <w:r>
        <w:rPr>
          <w:noProof/>
          <w:webHidden/>
        </w:rPr>
        <w:fldChar w:fldCharType="separate"/>
      </w:r>
      <w:ins w:id="131" w:author="Lukas Lamm" w:date="2015-03-30T20:10:00Z">
        <w:r>
          <w:rPr>
            <w:noProof/>
            <w:webHidden/>
          </w:rPr>
          <w:t>14</w:t>
        </w:r>
        <w:r>
          <w:rPr>
            <w:noProof/>
            <w:webHidden/>
          </w:rPr>
          <w:fldChar w:fldCharType="end"/>
        </w:r>
        <w:r w:rsidRPr="009D7778">
          <w:rPr>
            <w:rStyle w:val="Hyperlink"/>
            <w:noProof/>
          </w:rPr>
          <w:fldChar w:fldCharType="end"/>
        </w:r>
      </w:ins>
    </w:p>
    <w:p w14:paraId="68BB5532" w14:textId="77777777" w:rsidR="000349BC" w:rsidDel="00C122D0" w:rsidRDefault="000349BC">
      <w:pPr>
        <w:pStyle w:val="Abbildungsverzeichnis"/>
        <w:tabs>
          <w:tab w:val="right" w:leader="dot" w:pos="8493"/>
        </w:tabs>
        <w:rPr>
          <w:del w:id="132" w:author="Lukas Lamm" w:date="2015-03-30T19:55:00Z"/>
          <w:rFonts w:asciiTheme="minorHAnsi" w:eastAsiaTheme="minorEastAsia" w:hAnsiTheme="minorHAnsi"/>
          <w:noProof/>
          <w:lang w:eastAsia="de-DE"/>
        </w:rPr>
      </w:pPr>
      <w:del w:id="133" w:author="Lukas Lamm" w:date="2015-03-30T19:55:00Z">
        <w:r w:rsidRPr="00C122D0" w:rsidDel="00C122D0">
          <w:rPr>
            <w:rPrChange w:id="134" w:author="Lukas Lamm" w:date="2015-03-30T19:55:00Z">
              <w:rPr>
                <w:rStyle w:val="Hyperlink"/>
                <w:noProof/>
              </w:rPr>
            </w:rPrChange>
          </w:rPr>
          <w:delText>Abbildung 1: Startseite (Screenshot)</w:delText>
        </w:r>
        <w:r w:rsidDel="00C122D0">
          <w:rPr>
            <w:noProof/>
            <w:webHidden/>
          </w:rPr>
          <w:tab/>
          <w:delText>5</w:delText>
        </w:r>
      </w:del>
    </w:p>
    <w:p w14:paraId="75C059AB" w14:textId="77777777" w:rsidR="000349BC" w:rsidDel="00C122D0" w:rsidRDefault="000349BC">
      <w:pPr>
        <w:pStyle w:val="Abbildungsverzeichnis"/>
        <w:tabs>
          <w:tab w:val="right" w:leader="dot" w:pos="8493"/>
        </w:tabs>
        <w:rPr>
          <w:del w:id="135" w:author="Lukas Lamm" w:date="2015-03-30T19:55:00Z"/>
          <w:rFonts w:asciiTheme="minorHAnsi" w:eastAsiaTheme="minorEastAsia" w:hAnsiTheme="minorHAnsi"/>
          <w:noProof/>
          <w:lang w:eastAsia="de-DE"/>
        </w:rPr>
      </w:pPr>
      <w:del w:id="136" w:author="Lukas Lamm" w:date="2015-03-30T19:55:00Z">
        <w:r w:rsidRPr="00C122D0" w:rsidDel="00C122D0">
          <w:rPr>
            <w:rPrChange w:id="137" w:author="Lukas Lamm" w:date="2015-03-30T19:55:00Z">
              <w:rPr>
                <w:rStyle w:val="Hyperlink"/>
                <w:noProof/>
              </w:rPr>
            </w:rPrChange>
          </w:rPr>
          <w:delText>Abbildung 2: Upload (Screenshot)</w:delText>
        </w:r>
        <w:r w:rsidDel="00C122D0">
          <w:rPr>
            <w:noProof/>
            <w:webHidden/>
          </w:rPr>
          <w:tab/>
          <w:delText>6</w:delText>
        </w:r>
      </w:del>
    </w:p>
    <w:p w14:paraId="6F3CF4A6" w14:textId="77777777" w:rsidR="000349BC" w:rsidDel="00C122D0" w:rsidRDefault="000349BC">
      <w:pPr>
        <w:pStyle w:val="Abbildungsverzeichnis"/>
        <w:tabs>
          <w:tab w:val="right" w:leader="dot" w:pos="8493"/>
        </w:tabs>
        <w:rPr>
          <w:del w:id="138" w:author="Lukas Lamm" w:date="2015-03-30T19:55:00Z"/>
          <w:rFonts w:asciiTheme="minorHAnsi" w:eastAsiaTheme="minorEastAsia" w:hAnsiTheme="minorHAnsi"/>
          <w:noProof/>
          <w:lang w:eastAsia="de-DE"/>
        </w:rPr>
      </w:pPr>
      <w:del w:id="139" w:author="Lukas Lamm" w:date="2015-03-30T19:55:00Z">
        <w:r w:rsidRPr="00C122D0" w:rsidDel="00C122D0">
          <w:rPr>
            <w:rPrChange w:id="140" w:author="Lukas Lamm" w:date="2015-03-30T19:55:00Z">
              <w:rPr>
                <w:rStyle w:val="Hyperlink"/>
                <w:noProof/>
              </w:rPr>
            </w:rPrChange>
          </w:rPr>
          <w:delText>Abbildung 3: Dashboard (Screenshot)</w:delText>
        </w:r>
        <w:r w:rsidDel="00C122D0">
          <w:rPr>
            <w:noProof/>
            <w:webHidden/>
          </w:rPr>
          <w:tab/>
          <w:delText>8</w:delText>
        </w:r>
      </w:del>
    </w:p>
    <w:p w14:paraId="10826424" w14:textId="77777777" w:rsidR="000349BC" w:rsidDel="00C122D0" w:rsidRDefault="000349BC">
      <w:pPr>
        <w:pStyle w:val="Abbildungsverzeichnis"/>
        <w:tabs>
          <w:tab w:val="right" w:leader="dot" w:pos="8493"/>
        </w:tabs>
        <w:rPr>
          <w:del w:id="141" w:author="Lukas Lamm" w:date="2015-03-30T19:55:00Z"/>
          <w:rFonts w:asciiTheme="minorHAnsi" w:eastAsiaTheme="minorEastAsia" w:hAnsiTheme="minorHAnsi"/>
          <w:noProof/>
          <w:lang w:eastAsia="de-DE"/>
        </w:rPr>
      </w:pPr>
      <w:del w:id="142" w:author="Lukas Lamm" w:date="2015-03-30T19:55:00Z">
        <w:r w:rsidRPr="00C122D0" w:rsidDel="00C122D0">
          <w:rPr>
            <w:rPrChange w:id="143" w:author="Lukas Lamm" w:date="2015-03-30T19:55:00Z">
              <w:rPr>
                <w:rStyle w:val="Hyperlink"/>
                <w:noProof/>
              </w:rPr>
            </w:rPrChange>
          </w:rPr>
          <w:delText>Abbildung 4: Search (Screenshot)</w:delText>
        </w:r>
        <w:r w:rsidDel="00C122D0">
          <w:rPr>
            <w:noProof/>
            <w:webHidden/>
          </w:rPr>
          <w:tab/>
          <w:delText>9</w:delText>
        </w:r>
      </w:del>
    </w:p>
    <w:p w14:paraId="754878D7" w14:textId="77777777" w:rsidR="000349BC" w:rsidDel="00C122D0" w:rsidRDefault="000349BC">
      <w:pPr>
        <w:pStyle w:val="Abbildungsverzeichnis"/>
        <w:tabs>
          <w:tab w:val="right" w:leader="dot" w:pos="8493"/>
        </w:tabs>
        <w:rPr>
          <w:del w:id="144" w:author="Lukas Lamm" w:date="2015-03-30T19:55:00Z"/>
          <w:rFonts w:asciiTheme="minorHAnsi" w:eastAsiaTheme="minorEastAsia" w:hAnsiTheme="minorHAnsi"/>
          <w:noProof/>
          <w:lang w:eastAsia="de-DE"/>
        </w:rPr>
      </w:pPr>
      <w:del w:id="145" w:author="Lukas Lamm" w:date="2015-03-30T19:55:00Z">
        <w:r w:rsidRPr="00C122D0" w:rsidDel="00C122D0">
          <w:rPr>
            <w:rPrChange w:id="146" w:author="Lukas Lamm" w:date="2015-03-30T19:55:00Z">
              <w:rPr>
                <w:rStyle w:val="Hyperlink"/>
                <w:noProof/>
              </w:rPr>
            </w:rPrChange>
          </w:rPr>
          <w:delText>Abbildung 5: Searchresult (Screenshot)</w:delText>
        </w:r>
        <w:r w:rsidDel="00C122D0">
          <w:rPr>
            <w:noProof/>
            <w:webHidden/>
          </w:rPr>
          <w:tab/>
          <w:delText>10</w:delText>
        </w:r>
      </w:del>
    </w:p>
    <w:p w14:paraId="7850C00C" w14:textId="77777777" w:rsidR="000349BC" w:rsidDel="00C122D0" w:rsidRDefault="000349BC">
      <w:pPr>
        <w:pStyle w:val="Abbildungsverzeichnis"/>
        <w:tabs>
          <w:tab w:val="right" w:leader="dot" w:pos="8493"/>
        </w:tabs>
        <w:rPr>
          <w:del w:id="147" w:author="Lukas Lamm" w:date="2015-03-30T19:55:00Z"/>
          <w:rFonts w:asciiTheme="minorHAnsi" w:eastAsiaTheme="minorEastAsia" w:hAnsiTheme="minorHAnsi"/>
          <w:noProof/>
          <w:lang w:eastAsia="de-DE"/>
        </w:rPr>
      </w:pPr>
      <w:del w:id="148" w:author="Lukas Lamm" w:date="2015-03-30T19:55:00Z">
        <w:r w:rsidRPr="00C122D0" w:rsidDel="00C122D0">
          <w:rPr>
            <w:rPrChange w:id="149" w:author="Lukas Lamm" w:date="2015-03-30T19:55:00Z">
              <w:rPr>
                <w:rStyle w:val="Hyperlink"/>
                <w:noProof/>
              </w:rPr>
            </w:rPrChange>
          </w:rPr>
          <w:delText>Abbildung 6: Searchresult Details (Screenshot)</w:delText>
        </w:r>
        <w:r w:rsidDel="00C122D0">
          <w:rPr>
            <w:noProof/>
            <w:webHidden/>
          </w:rPr>
          <w:tab/>
          <w:delText>11</w:delText>
        </w:r>
      </w:del>
    </w:p>
    <w:p w14:paraId="4CE47496" w14:textId="77777777" w:rsidR="000349BC" w:rsidDel="00C122D0" w:rsidRDefault="000349BC">
      <w:pPr>
        <w:pStyle w:val="Abbildungsverzeichnis"/>
        <w:tabs>
          <w:tab w:val="right" w:leader="dot" w:pos="8493"/>
        </w:tabs>
        <w:rPr>
          <w:del w:id="150" w:author="Lukas Lamm" w:date="2015-03-30T19:55:00Z"/>
          <w:rFonts w:asciiTheme="minorHAnsi" w:eastAsiaTheme="minorEastAsia" w:hAnsiTheme="minorHAnsi"/>
          <w:noProof/>
          <w:lang w:eastAsia="de-DE"/>
        </w:rPr>
      </w:pPr>
      <w:del w:id="151" w:author="Lukas Lamm" w:date="2015-03-30T19:55:00Z">
        <w:r w:rsidRPr="00C122D0" w:rsidDel="00C122D0">
          <w:rPr>
            <w:rPrChange w:id="152" w:author="Lukas Lamm" w:date="2015-03-30T19:55:00Z">
              <w:rPr>
                <w:rStyle w:val="Hyperlink"/>
                <w:noProof/>
              </w:rPr>
            </w:rPrChange>
          </w:rPr>
          <w:delText>Abbildung 7: Systemarchitektur</w:delText>
        </w:r>
        <w:r w:rsidDel="00C122D0">
          <w:rPr>
            <w:noProof/>
            <w:webHidden/>
          </w:rPr>
          <w:tab/>
          <w:delText>13</w:delText>
        </w:r>
      </w:del>
    </w:p>
    <w:p w14:paraId="73596B71" w14:textId="77777777" w:rsidR="000349BC" w:rsidDel="00C122D0" w:rsidRDefault="000349BC">
      <w:pPr>
        <w:pStyle w:val="Abbildungsverzeichnis"/>
        <w:tabs>
          <w:tab w:val="right" w:leader="dot" w:pos="8493"/>
        </w:tabs>
        <w:rPr>
          <w:del w:id="153" w:author="Lukas Lamm" w:date="2015-03-30T19:55:00Z"/>
          <w:rFonts w:asciiTheme="minorHAnsi" w:eastAsiaTheme="minorEastAsia" w:hAnsiTheme="minorHAnsi"/>
          <w:noProof/>
          <w:lang w:eastAsia="de-DE"/>
        </w:rPr>
      </w:pPr>
      <w:del w:id="154" w:author="Lukas Lamm" w:date="2015-03-30T19:55:00Z">
        <w:r w:rsidRPr="00C122D0" w:rsidDel="00C122D0">
          <w:rPr>
            <w:rPrChange w:id="155" w:author="Lukas Lamm" w:date="2015-03-30T19:55:00Z">
              <w:rPr>
                <w:rStyle w:val="Hyperlink"/>
                <w:noProof/>
              </w:rPr>
            </w:rPrChange>
          </w:rPr>
          <w:delText>Abbildung 8: Datenbankschema</w:delText>
        </w:r>
        <w:r w:rsidDel="00C122D0">
          <w:rPr>
            <w:noProof/>
            <w:webHidden/>
          </w:rPr>
          <w:tab/>
          <w:delText>13</w:delText>
        </w:r>
      </w:del>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56" w:name="_Toc415509578"/>
      <w:r w:rsidRPr="00516BC3">
        <w:lastRenderedPageBreak/>
        <w:t>Zusammenfassung</w:t>
      </w:r>
      <w:bookmarkEnd w:id="156"/>
    </w:p>
    <w:p w14:paraId="4BED4752" w14:textId="58F89A72"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w:t>
      </w:r>
      <w:proofErr w:type="spellStart"/>
      <w:r>
        <w:rPr>
          <w:color w:val="000000"/>
          <w:sz w:val="23"/>
          <w:szCs w:val="23"/>
        </w:rPr>
        <w:t>Musescore</w:t>
      </w:r>
      <w:proofErr w:type="spellEnd"/>
      <w:r>
        <w:rPr>
          <w:rStyle w:val="Funotenzeichen"/>
          <w:color w:val="000000"/>
          <w:sz w:val="23"/>
          <w:szCs w:val="23"/>
        </w:rPr>
        <w:footnoteReference w:id="2"/>
      </w:r>
      <w:r>
        <w:rPr>
          <w:color w:val="000000"/>
          <w:sz w:val="23"/>
          <w:szCs w:val="23"/>
        </w:rPr>
        <w:t xml:space="preserve">, die zum Erstellen und Bearbeiten von Partituren geeignet sind, entstehen auch einige Projekte, die das Festhalten und Bearbeiten von Noten im Browser erlauben. Beispiele hierfür sind </w:t>
      </w:r>
      <w:proofErr w:type="spellStart"/>
      <w:r>
        <w:rPr>
          <w:color w:val="000000"/>
          <w:sz w:val="23"/>
          <w:szCs w:val="23"/>
        </w:rPr>
        <w:t>Vexflow</w:t>
      </w:r>
      <w:proofErr w:type="spellEnd"/>
      <w:r>
        <w:rPr>
          <w:rStyle w:val="Funotenzeichen"/>
          <w:color w:val="000000"/>
          <w:sz w:val="23"/>
          <w:szCs w:val="23"/>
        </w:rPr>
        <w:footnoteReference w:id="3"/>
      </w:r>
      <w:r>
        <w:rPr>
          <w:color w:val="000000"/>
          <w:sz w:val="23"/>
          <w:szCs w:val="23"/>
        </w:rPr>
        <w:t xml:space="preserve"> oder </w:t>
      </w:r>
      <w:proofErr w:type="spellStart"/>
      <w:r>
        <w:rPr>
          <w:color w:val="000000"/>
          <w:sz w:val="23"/>
          <w:szCs w:val="23"/>
        </w:rPr>
        <w:t>Noteflight</w:t>
      </w:r>
      <w:proofErr w:type="spellEnd"/>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 statistisch auszuwerten und in Musikstücken nach v</w:t>
      </w:r>
      <w:r w:rsidR="00B66EF7">
        <w:rPr>
          <w:color w:val="000000"/>
          <w:sz w:val="23"/>
          <w:szCs w:val="23"/>
        </w:rPr>
        <w:t>erschiedenen Pattern zu suchen.</w:t>
      </w:r>
    </w:p>
    <w:p w14:paraId="75A585F8" w14:textId="77777777" w:rsidR="00516BC3" w:rsidRDefault="00516BC3" w:rsidP="00516BC3">
      <w:pPr>
        <w:pStyle w:val="berschrift1"/>
      </w:pPr>
      <w:bookmarkStart w:id="157" w:name="_Toc415509579"/>
      <w:r>
        <w:t>Setup-</w:t>
      </w:r>
      <w:r w:rsidRPr="00516BC3">
        <w:t>Anweisungen</w:t>
      </w:r>
      <w:bookmarkEnd w:id="157"/>
    </w:p>
    <w:p w14:paraId="44CB2744" w14:textId="7D6EC90B" w:rsidR="00286AD8" w:rsidRPr="00286AD8" w:rsidRDefault="00E66D42" w:rsidP="00286AD8">
      <w:r>
        <w:rPr>
          <w:color w:val="000000"/>
          <w:sz w:val="23"/>
          <w:szCs w:val="23"/>
        </w:rPr>
        <w:t xml:space="preserve">Da es sich um eine Webanwendung handelt, sind zum Betrieb keine Installationsschritte notwendig. Die Projektseite ist unter der URL </w:t>
      </w:r>
      <w:hyperlink r:id="rId11" w:history="1">
        <w:r w:rsidR="00B66EF7" w:rsidRPr="004A27D1">
          <w:rPr>
            <w:rStyle w:val="Hyperlink"/>
            <w:sz w:val="23"/>
            <w:szCs w:val="23"/>
          </w:rPr>
          <w:t>http://music-xml-analyzer.herokuapp.com/</w:t>
        </w:r>
      </w:hyperlink>
      <w:r>
        <w:rPr>
          <w:color w:val="000000"/>
          <w:sz w:val="23"/>
          <w:szCs w:val="23"/>
        </w:rPr>
        <w:t xml:space="preserve"> zu erreichen. Aufgrund der Beschaffenheit des Projekts wurde die Seite lediglich für Bildschirme mit einer Mindestbreite von 1200 Pixeln optimiert. Um eine spätere Anpassung für weitere Bildschirmgrößen zu ermöglichen wurde das Twitter Bootstrap Framework eingesetzt. </w:t>
      </w:r>
      <w:r w:rsidR="00286AD8">
        <w:rPr>
          <w:color w:val="000000"/>
          <w:sz w:val="23"/>
          <w:szCs w:val="23"/>
        </w:rPr>
        <w:t xml:space="preserve"> </w:t>
      </w:r>
    </w:p>
    <w:p w14:paraId="39DF595D" w14:textId="54B22BB8" w:rsidR="00516BC3" w:rsidRDefault="00286AD8" w:rsidP="00516BC3">
      <w:pPr>
        <w:pStyle w:val="berschrift1"/>
      </w:pPr>
      <w:bookmarkStart w:id="158" w:name="_Toc415509580"/>
      <w:r>
        <w:t>Problemstellung</w:t>
      </w:r>
      <w:bookmarkEnd w:id="158"/>
    </w:p>
    <w:p w14:paraId="48740B5E" w14:textId="23F509C0" w:rsidR="00516BC3" w:rsidRDefault="00E66D42" w:rsidP="00516BC3">
      <w:pPr>
        <w:rPr>
          <w:color w:val="000000"/>
          <w:sz w:val="23"/>
          <w:szCs w:val="23"/>
        </w:rPr>
      </w:pPr>
      <w:r>
        <w:rPr>
          <w:color w:val="000000"/>
          <w:sz w:val="23"/>
          <w:szCs w:val="23"/>
        </w:rPr>
        <w:t xml:space="preserve">Das System soll Musikinteressierte oder Forscher dabei unterstützen, Musik einerseits statistisch auszuwerten und andererseits konkrete Suchmuster in mehreren Musikstücken aufzufinden. Aktuelle Softwarelösungen wie </w:t>
      </w:r>
      <w:proofErr w:type="spellStart"/>
      <w:r>
        <w:rPr>
          <w:color w:val="000000"/>
          <w:sz w:val="23"/>
          <w:szCs w:val="23"/>
        </w:rPr>
        <w:t>Musescore</w:t>
      </w:r>
      <w:proofErr w:type="spellEnd"/>
      <w:r>
        <w:rPr>
          <w:color w:val="000000"/>
          <w:sz w:val="23"/>
          <w:szCs w:val="23"/>
        </w:rPr>
        <w:t xml:space="preserve"> bieten meist keine Komponenten</w:t>
      </w:r>
      <w:r w:rsidR="00602B5C">
        <w:rPr>
          <w:color w:val="000000"/>
          <w:sz w:val="23"/>
          <w:szCs w:val="23"/>
        </w:rPr>
        <w:t xml:space="preserve">, </w:t>
      </w:r>
      <w:r>
        <w:rPr>
          <w:color w:val="000000"/>
          <w:sz w:val="23"/>
          <w:szCs w:val="23"/>
        </w:rPr>
        <w:t>um diese Aufgaben zu erfüllen.</w:t>
      </w:r>
      <w:r w:rsidR="00602B5C">
        <w:rPr>
          <w:color w:val="000000"/>
          <w:sz w:val="23"/>
          <w:szCs w:val="23"/>
        </w:rPr>
        <w:t xml:space="preserve"> </w:t>
      </w:r>
    </w:p>
    <w:p w14:paraId="34CD3018" w14:textId="77777777" w:rsidR="00EF4A7F" w:rsidRDefault="00EF4A7F" w:rsidP="00EF4A7F">
      <w:pPr>
        <w:pStyle w:val="Folgeabsatz"/>
      </w:pPr>
    </w:p>
    <w:p w14:paraId="3EBAC9C2" w14:textId="77777777" w:rsidR="00EF4A7F" w:rsidRDefault="00EF4A7F" w:rsidP="00EF4A7F">
      <w:pPr>
        <w:pStyle w:val="Folgeabsatz"/>
      </w:pPr>
    </w:p>
    <w:p w14:paraId="1EDAE46E" w14:textId="77777777" w:rsidR="00EF4A7F" w:rsidRPr="00EF4A7F" w:rsidRDefault="00EF4A7F" w:rsidP="00EF4A7F">
      <w:pPr>
        <w:pStyle w:val="Folgeabsatz"/>
      </w:pPr>
    </w:p>
    <w:p w14:paraId="7BFB797D" w14:textId="277EFC63" w:rsidR="00516BC3" w:rsidRDefault="00286AD8" w:rsidP="00516BC3">
      <w:pPr>
        <w:pStyle w:val="berschrift1"/>
      </w:pPr>
      <w:bookmarkStart w:id="159" w:name="_Toc415509581"/>
      <w:r>
        <w:lastRenderedPageBreak/>
        <w:t>Projektbeschreibung</w:t>
      </w:r>
      <w:bookmarkEnd w:id="159"/>
    </w:p>
    <w:p w14:paraId="79FCF158" w14:textId="287D61AF" w:rsidR="00516BC3" w:rsidRDefault="00286AD8" w:rsidP="00286AD8">
      <w:pPr>
        <w:pStyle w:val="Folgeabsatz"/>
        <w:ind w:firstLine="0"/>
      </w:pPr>
      <w:r w:rsidRPr="00286AD8">
        <w:t>Das System lässt sich grob in drei 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0C21A4">
        <w:t xml:space="preserve"> </w:t>
      </w:r>
      <w:r w:rsidRPr="00286AD8">
        <w:t xml:space="preserve">Auf der Startseite der Anwendung </w:t>
      </w:r>
      <w:r w:rsidR="004F38F6">
        <w:t>(</w:t>
      </w:r>
      <w:ins w:id="160" w:author="Lukas Lamm" w:date="2015-03-30T19:35:00Z">
        <w:r w:rsidR="00377CCB">
          <w:fldChar w:fldCharType="begin"/>
        </w:r>
        <w:r w:rsidR="00377CCB">
          <w:instrText xml:space="preserve"> REF _Ref415507439 \h </w:instrText>
        </w:r>
      </w:ins>
      <w:r w:rsidR="00377CCB">
        <w:fldChar w:fldCharType="separate"/>
      </w:r>
      <w:ins w:id="161" w:author="Lukas Lamm" w:date="2015-03-30T19:35:00Z">
        <w:r w:rsidR="00377CCB">
          <w:t xml:space="preserve">Abbildung </w:t>
        </w:r>
        <w:r w:rsidR="00377CCB">
          <w:rPr>
            <w:noProof/>
          </w:rPr>
          <w:t>1</w:t>
        </w:r>
        <w:r w:rsidR="00377CCB">
          <w:fldChar w:fldCharType="end"/>
        </w:r>
      </w:ins>
      <w:del w:id="162" w:author="Lukas Lamm" w:date="2015-03-30T19:34:00Z">
        <w:r w:rsidR="004F38F6" w:rsidDel="00377CCB">
          <w:delText>Abb. 1</w:delText>
        </w:r>
      </w:del>
      <w:r w:rsidR="004F38F6">
        <w:t xml:space="preserve">) </w:t>
      </w:r>
      <w:r w:rsidRPr="00286AD8">
        <w:t>bekommt der Nutzer einen kleinen Überblick über die Funktionen und</w:t>
      </w:r>
      <w:r w:rsidR="004F38F6">
        <w:t xml:space="preserve"> kann per Klick auf den Button START UPLOADING NOW!</w:t>
      </w:r>
      <w:r w:rsidRPr="00286AD8">
        <w:t xml:space="preserve"> mit der Arbeit beginnen.</w:t>
      </w:r>
    </w:p>
    <w:p w14:paraId="55DA57B5"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14471996" wp14:editId="34C54959">
            <wp:extent cx="5399405" cy="4063879"/>
            <wp:effectExtent l="0" t="0" r="0" b="0"/>
            <wp:docPr id="11" name="Grafik 11" descr="https://lh5.googleusercontent.com/Td6u1zmUM0yPHea2UuT_W8_npgBOsTP-kULuPjDla1vBFaq7bfaNxoreZ4hZiZszPSEmoJEUuGXN3CKW3gRZTyyq9_B2yXfC5aozLe4ZIKYRqvXg0UGmx0lVVeGNh2x5wQI3o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6u1zmUM0yPHea2UuT_W8_npgBOsTP-kULuPjDla1vBFaq7bfaNxoreZ4hZiZszPSEmoJEUuGXN3CKW3gRZTyyq9_B2yXfC5aozLe4ZIKYRqvXg0UGmx0lVVeGNh2x5wQI3oW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4063879"/>
                    </a:xfrm>
                    <a:prstGeom prst="rect">
                      <a:avLst/>
                    </a:prstGeom>
                    <a:noFill/>
                    <a:ln>
                      <a:noFill/>
                    </a:ln>
                  </pic:spPr>
                </pic:pic>
              </a:graphicData>
            </a:graphic>
          </wp:inline>
        </w:drawing>
      </w:r>
    </w:p>
    <w:p w14:paraId="26F44C5A" w14:textId="6E39B2D6" w:rsidR="00305E80" w:rsidRDefault="00305E80" w:rsidP="00305E80">
      <w:pPr>
        <w:pStyle w:val="Beschriftung"/>
        <w:ind w:left="2124" w:firstLine="708"/>
        <w:jc w:val="both"/>
      </w:pPr>
      <w:bookmarkStart w:id="163" w:name="_Ref415507439"/>
      <w:bookmarkStart w:id="164" w:name="_Toc415509569"/>
      <w:r>
        <w:t xml:space="preserve">Abbildung </w:t>
      </w:r>
      <w:fldSimple w:instr=" SEQ Abbildung \* ARABIC ">
        <w:r w:rsidR="00F373DC">
          <w:rPr>
            <w:noProof/>
          </w:rPr>
          <w:t>1</w:t>
        </w:r>
      </w:fldSimple>
      <w:bookmarkEnd w:id="163"/>
      <w:r>
        <w:t>: Startseite (Screenshot)</w:t>
      </w:r>
      <w:bookmarkEnd w:id="164"/>
    </w:p>
    <w:p w14:paraId="117CB6D4" w14:textId="77777777" w:rsidR="00EF4A7F" w:rsidRDefault="00EF4A7F" w:rsidP="00EF4A7F"/>
    <w:p w14:paraId="787E9DE8" w14:textId="77777777" w:rsidR="00EF4A7F" w:rsidRDefault="00EF4A7F" w:rsidP="00EF4A7F">
      <w:pPr>
        <w:pStyle w:val="Folgeabsatz"/>
      </w:pPr>
    </w:p>
    <w:p w14:paraId="2C7CC4A5" w14:textId="77777777" w:rsidR="00EF4A7F" w:rsidRDefault="00EF4A7F" w:rsidP="00EF4A7F">
      <w:pPr>
        <w:pStyle w:val="Folgeabsatz"/>
      </w:pPr>
    </w:p>
    <w:p w14:paraId="4990AF0E" w14:textId="77777777" w:rsidR="00EF4A7F" w:rsidRDefault="00EF4A7F" w:rsidP="00EF4A7F">
      <w:pPr>
        <w:pStyle w:val="Folgeabsatz"/>
      </w:pPr>
    </w:p>
    <w:p w14:paraId="09398A0A" w14:textId="77777777" w:rsidR="00EF4A7F" w:rsidRDefault="00EF4A7F" w:rsidP="00EF4A7F">
      <w:pPr>
        <w:pStyle w:val="Folgeabsatz"/>
      </w:pPr>
    </w:p>
    <w:p w14:paraId="7F7157CE" w14:textId="77777777" w:rsidR="00EF4A7F" w:rsidRPr="00EF4A7F" w:rsidRDefault="00EF4A7F" w:rsidP="00EF4A7F">
      <w:pPr>
        <w:pStyle w:val="Folgeabsatz"/>
      </w:pPr>
    </w:p>
    <w:p w14:paraId="6427E0C4" w14:textId="70399862" w:rsidR="00286AD8" w:rsidRDefault="00286AD8" w:rsidP="00286AD8">
      <w:pPr>
        <w:pStyle w:val="berschrift2"/>
      </w:pPr>
      <w:bookmarkStart w:id="165" w:name="_Toc415509582"/>
      <w:r>
        <w:lastRenderedPageBreak/>
        <w:t>Upload</w:t>
      </w:r>
      <w:bookmarkEnd w:id="165"/>
    </w:p>
    <w:p w14:paraId="69976639" w14:textId="5A9668D3"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w:t>
      </w:r>
      <w:proofErr w:type="spellStart"/>
      <w:r>
        <w:rPr>
          <w:color w:val="000000"/>
          <w:sz w:val="23"/>
          <w:szCs w:val="23"/>
        </w:rPr>
        <w:t>MusicXML</w:t>
      </w:r>
      <w:proofErr w:type="spellEnd"/>
      <w:r>
        <w:rPr>
          <w:color w:val="000000"/>
          <w:sz w:val="23"/>
          <w:szCs w:val="23"/>
        </w:rPr>
        <w:t xml:space="preserve">-Format hochgeladen werden. Das im XML-Standard realisierte, offene Austauschformat </w:t>
      </w:r>
      <w:proofErr w:type="spellStart"/>
      <w:r>
        <w:rPr>
          <w:color w:val="000000"/>
          <w:sz w:val="23"/>
          <w:szCs w:val="23"/>
        </w:rPr>
        <w:t>MusicXML</w:t>
      </w:r>
      <w:proofErr w:type="spellEnd"/>
      <w:r>
        <w:rPr>
          <w:color w:val="000000"/>
          <w:sz w:val="23"/>
          <w:szCs w:val="23"/>
        </w:rPr>
        <w:t xml:space="preserve"> wird von vielen Notensatzprogrammen unterstützt und löst das vorangehende </w:t>
      </w:r>
      <w:r w:rsidRPr="00E66D42">
        <w:t>Notation Interchange File Format (NIFF)</w:t>
      </w:r>
      <w:r>
        <w:rPr>
          <w:rStyle w:val="Funotenzeichen"/>
        </w:rPr>
        <w:footnoteReference w:id="5"/>
      </w:r>
      <w:r>
        <w:rPr>
          <w:i/>
          <w:iCs/>
          <w:color w:val="000000"/>
          <w:sz w:val="23"/>
          <w:szCs w:val="23"/>
        </w:rPr>
        <w:t xml:space="preserve"> </w:t>
      </w:r>
      <w:r>
        <w:rPr>
          <w:color w:val="000000"/>
          <w:sz w:val="23"/>
          <w:szCs w:val="23"/>
        </w:rPr>
        <w:t>ab. Zudem bieten einige Port</w:t>
      </w:r>
      <w:r w:rsidR="000D5378">
        <w:rPr>
          <w:color w:val="000000"/>
          <w:sz w:val="23"/>
          <w:szCs w:val="23"/>
        </w:rPr>
        <w:t xml:space="preserve">ale, wie zum Beispiel </w:t>
      </w:r>
      <w:proofErr w:type="spellStart"/>
      <w:r w:rsidR="000D5378">
        <w:rPr>
          <w:color w:val="000000"/>
          <w:sz w:val="23"/>
          <w:szCs w:val="23"/>
        </w:rPr>
        <w:t>Musescore</w:t>
      </w:r>
      <w:proofErr w:type="spellEnd"/>
      <w:r w:rsidR="000D5378">
        <w:rPr>
          <w:rStyle w:val="Funotenzeichen"/>
          <w:color w:val="000000"/>
          <w:sz w:val="23"/>
          <w:szCs w:val="23"/>
        </w:rPr>
        <w:footnoteReference w:id="6"/>
      </w:r>
      <w:r>
        <w:rPr>
          <w:color w:val="000000"/>
          <w:sz w:val="23"/>
          <w:szCs w:val="23"/>
        </w:rPr>
        <w:t xml:space="preserve"> den kostenlosen Download von Partituren im </w:t>
      </w:r>
      <w:proofErr w:type="spellStart"/>
      <w:r>
        <w:rPr>
          <w:color w:val="000000"/>
          <w:sz w:val="23"/>
          <w:szCs w:val="23"/>
        </w:rPr>
        <w:t>MusicXML</w:t>
      </w:r>
      <w:proofErr w:type="spellEnd"/>
      <w:r>
        <w:rPr>
          <w:color w:val="000000"/>
          <w:sz w:val="23"/>
          <w:szCs w:val="23"/>
        </w:rPr>
        <w:t xml:space="preserve">-Format an, wodurch eine Vielzahl von Musikstücken bereits verfügbar ist. Auf der Homepage von </w:t>
      </w:r>
      <w:proofErr w:type="spellStart"/>
      <w:r>
        <w:rPr>
          <w:color w:val="000000"/>
          <w:sz w:val="23"/>
          <w:szCs w:val="23"/>
        </w:rPr>
        <w:t>Musescore</w:t>
      </w:r>
      <w:proofErr w:type="spellEnd"/>
      <w:r>
        <w:rPr>
          <w:color w:val="000000"/>
          <w:sz w:val="23"/>
          <w:szCs w:val="23"/>
        </w:rPr>
        <w:t xml:space="preserve"> sind die Partituren in verschiedenen Formaten verfügbar und können nach kostenloser Registrierung heruntergeladen werden. Mit Hilfe der ebenfalls kostenlosen Software können die Partituren in andere Formate (</w:t>
      </w:r>
      <w:proofErr w:type="spellStart"/>
      <w:r>
        <w:rPr>
          <w:color w:val="000000"/>
          <w:sz w:val="23"/>
          <w:szCs w:val="23"/>
        </w:rPr>
        <w:t>mscx</w:t>
      </w:r>
      <w:proofErr w:type="spellEnd"/>
      <w:r>
        <w:rPr>
          <w:color w:val="000000"/>
          <w:sz w:val="23"/>
          <w:szCs w:val="23"/>
        </w:rPr>
        <w:t xml:space="preserve">, </w:t>
      </w:r>
      <w:proofErr w:type="spellStart"/>
      <w:r>
        <w:rPr>
          <w:color w:val="000000"/>
          <w:sz w:val="23"/>
          <w:szCs w:val="23"/>
        </w:rPr>
        <w:t>mscz</w:t>
      </w:r>
      <w:proofErr w:type="spellEnd"/>
      <w:r>
        <w:rPr>
          <w:color w:val="000000"/>
          <w:sz w:val="23"/>
          <w:szCs w:val="23"/>
        </w:rPr>
        <w:t xml:space="preserve">, </w:t>
      </w:r>
      <w:proofErr w:type="spellStart"/>
      <w:r>
        <w:rPr>
          <w:color w:val="000000"/>
          <w:sz w:val="23"/>
          <w:szCs w:val="23"/>
        </w:rPr>
        <w:t>xml</w:t>
      </w:r>
      <w:proofErr w:type="spellEnd"/>
      <w:r>
        <w:rPr>
          <w:color w:val="000000"/>
          <w:sz w:val="23"/>
          <w:szCs w:val="23"/>
        </w:rPr>
        <w:t xml:space="preserve">, </w:t>
      </w:r>
      <w:proofErr w:type="spellStart"/>
      <w:r>
        <w:rPr>
          <w:color w:val="000000"/>
          <w:sz w:val="23"/>
          <w:szCs w:val="23"/>
        </w:rPr>
        <w:t>mid</w:t>
      </w:r>
      <w:proofErr w:type="spellEnd"/>
      <w:r>
        <w:rPr>
          <w:color w:val="000000"/>
          <w:sz w:val="23"/>
          <w:szCs w:val="23"/>
        </w:rPr>
        <w:t xml:space="preserve">, </w:t>
      </w:r>
      <w:proofErr w:type="spellStart"/>
      <w:r>
        <w:rPr>
          <w:color w:val="000000"/>
          <w:sz w:val="23"/>
          <w:szCs w:val="23"/>
        </w:rPr>
        <w:t>ogg</w:t>
      </w:r>
      <w:proofErr w:type="spellEnd"/>
      <w:r>
        <w:rPr>
          <w:color w:val="000000"/>
          <w:sz w:val="23"/>
          <w:szCs w:val="23"/>
        </w:rPr>
        <w:t xml:space="preserve">, </w:t>
      </w:r>
      <w:proofErr w:type="spellStart"/>
      <w:r>
        <w:rPr>
          <w:color w:val="000000"/>
          <w:sz w:val="23"/>
          <w:szCs w:val="23"/>
        </w:rPr>
        <w:t>wa</w:t>
      </w:r>
      <w:r w:rsidR="00B66EF7">
        <w:rPr>
          <w:color w:val="000000"/>
          <w:sz w:val="23"/>
          <w:szCs w:val="23"/>
        </w:rPr>
        <w:t>v</w:t>
      </w:r>
      <w:proofErr w:type="spellEnd"/>
      <w:r w:rsidR="00B66EF7">
        <w:rPr>
          <w:color w:val="000000"/>
          <w:sz w:val="23"/>
          <w:szCs w:val="23"/>
        </w:rPr>
        <w:t xml:space="preserve"> oder </w:t>
      </w:r>
      <w:proofErr w:type="spellStart"/>
      <w:r w:rsidR="00B66EF7">
        <w:rPr>
          <w:color w:val="000000"/>
          <w:sz w:val="23"/>
          <w:szCs w:val="23"/>
        </w:rPr>
        <w:t>pdf</w:t>
      </w:r>
      <w:proofErr w:type="spellEnd"/>
      <w:r w:rsidR="00B66EF7">
        <w:rPr>
          <w:color w:val="000000"/>
          <w:sz w:val="23"/>
          <w:szCs w:val="23"/>
        </w:rPr>
        <w:t xml:space="preserve">) umgewandelt werden. </w:t>
      </w:r>
      <w:r w:rsidR="00B66EF7">
        <w:rPr>
          <w:color w:val="000000"/>
          <w:sz w:val="23"/>
          <w:szCs w:val="23"/>
        </w:rPr>
        <w:fldChar w:fldCharType="begin"/>
      </w:r>
      <w:r w:rsidR="00B66EF7">
        <w:rPr>
          <w:color w:val="000000"/>
          <w:sz w:val="23"/>
          <w:szCs w:val="23"/>
        </w:rPr>
        <w:instrText xml:space="preserve"> REF _Ref415506846 \h </w:instrText>
      </w:r>
      <w:r w:rsidR="00B66EF7">
        <w:rPr>
          <w:color w:val="000000"/>
          <w:sz w:val="23"/>
          <w:szCs w:val="23"/>
        </w:rPr>
      </w:r>
      <w:r w:rsidR="00B66EF7">
        <w:rPr>
          <w:color w:val="000000"/>
          <w:sz w:val="23"/>
          <w:szCs w:val="23"/>
        </w:rPr>
        <w:fldChar w:fldCharType="separate"/>
      </w:r>
      <w:r w:rsidR="00B66EF7">
        <w:t xml:space="preserve">Abbildung </w:t>
      </w:r>
      <w:r w:rsidR="00B66EF7">
        <w:rPr>
          <w:noProof/>
        </w:rPr>
        <w:t>2</w:t>
      </w:r>
      <w:r w:rsidR="00B66EF7">
        <w:rPr>
          <w:color w:val="000000"/>
          <w:sz w:val="23"/>
          <w:szCs w:val="23"/>
        </w:rPr>
        <w:fldChar w:fldCharType="end"/>
      </w:r>
      <w:r w:rsidR="000C21A4">
        <w:rPr>
          <w:color w:val="000000"/>
          <w:sz w:val="23"/>
          <w:szCs w:val="23"/>
        </w:rPr>
        <w:t xml:space="preserve"> zeigt die </w:t>
      </w:r>
      <w:proofErr w:type="spellStart"/>
      <w:r w:rsidR="000C21A4">
        <w:rPr>
          <w:color w:val="000000"/>
          <w:sz w:val="23"/>
          <w:szCs w:val="23"/>
        </w:rPr>
        <w:t>Uploadf</w:t>
      </w:r>
      <w:r w:rsidR="00201F3B">
        <w:rPr>
          <w:color w:val="000000"/>
          <w:sz w:val="23"/>
          <w:szCs w:val="23"/>
        </w:rPr>
        <w:t>unktion</w:t>
      </w:r>
      <w:proofErr w:type="spellEnd"/>
      <w:r w:rsidR="00201F3B">
        <w:rPr>
          <w:color w:val="000000"/>
          <w:sz w:val="23"/>
          <w:szCs w:val="23"/>
        </w:rPr>
        <w:t xml:space="preserve"> des Music-XML-Analyzer, nachdem verschiedene Dateien hochgeladen wurden. Mit einem Klick auf </w:t>
      </w:r>
      <w:bookmarkStart w:id="166" w:name="_GoBack"/>
      <w:r w:rsidR="00201F3B" w:rsidRPr="000B7AA9">
        <w:rPr>
          <w:i/>
          <w:color w:val="000000"/>
          <w:sz w:val="23"/>
          <w:szCs w:val="23"/>
          <w:rPrChange w:id="167" w:author="Lukas Lamm" w:date="2015-03-30T20:11:00Z">
            <w:rPr>
              <w:color w:val="000000"/>
              <w:sz w:val="23"/>
              <w:szCs w:val="23"/>
            </w:rPr>
          </w:rPrChange>
        </w:rPr>
        <w:t>ANALYZE</w:t>
      </w:r>
      <w:r w:rsidR="00201F3B">
        <w:rPr>
          <w:color w:val="000000"/>
          <w:sz w:val="23"/>
          <w:szCs w:val="23"/>
        </w:rPr>
        <w:t xml:space="preserve"> </w:t>
      </w:r>
      <w:bookmarkEnd w:id="166"/>
      <w:r w:rsidR="00201F3B">
        <w:rPr>
          <w:color w:val="000000"/>
          <w:sz w:val="23"/>
          <w:szCs w:val="23"/>
        </w:rPr>
        <w:t xml:space="preserve">werden die Dateien ausgewertet. </w:t>
      </w:r>
    </w:p>
    <w:p w14:paraId="1339BAB4"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168" w:name="_Ref415506846"/>
      <w:bookmarkStart w:id="169" w:name="_Toc415509570"/>
      <w:r>
        <w:t xml:space="preserve">Abbildung </w:t>
      </w:r>
      <w:fldSimple w:instr=" SEQ Abbildung \* ARABIC ">
        <w:r w:rsidR="00F373DC">
          <w:rPr>
            <w:noProof/>
          </w:rPr>
          <w:t>2</w:t>
        </w:r>
      </w:fldSimple>
      <w:bookmarkEnd w:id="168"/>
      <w:r>
        <w:t>: Upload (Screenshot)</w:t>
      </w:r>
      <w:bookmarkEnd w:id="169"/>
    </w:p>
    <w:p w14:paraId="0DC16B0F" w14:textId="77777777" w:rsidR="00F6544C" w:rsidRPr="00F6544C" w:rsidRDefault="00F6544C" w:rsidP="00F6544C"/>
    <w:p w14:paraId="143A4170" w14:textId="0ECD1CED" w:rsidR="00286AD8" w:rsidRDefault="00286AD8" w:rsidP="00286AD8">
      <w:pPr>
        <w:pStyle w:val="berschrift2"/>
      </w:pPr>
      <w:bookmarkStart w:id="170" w:name="_Toc415509583"/>
      <w:r>
        <w:lastRenderedPageBreak/>
        <w:t>Statistische Analyse</w:t>
      </w:r>
      <w:bookmarkEnd w:id="170"/>
    </w:p>
    <w:p w14:paraId="50DE36EA" w14:textId="56B786E3" w:rsidR="00EF4A7F" w:rsidRDefault="00286AD8" w:rsidP="00F373DC">
      <w:pPr>
        <w:rPr>
          <w:color w:val="000000"/>
          <w:sz w:val="23"/>
          <w:szCs w:val="23"/>
        </w:rPr>
      </w:pPr>
      <w:r>
        <w:rPr>
          <w:color w:val="000000"/>
          <w:sz w:val="23"/>
          <w:szCs w:val="23"/>
        </w:rPr>
        <w:t>Die hochgeladenen Dateien werden nach erfolgreichem Upload automatisch analysiert. Dabei werden neben den Noten und Pausen auch die enthaltenen Intervalle, Taktarten und Instrumente gezählt.</w:t>
      </w:r>
      <w:r w:rsidR="00D6784C">
        <w:rPr>
          <w:color w:val="000000"/>
          <w:sz w:val="23"/>
          <w:szCs w:val="23"/>
        </w:rPr>
        <w:t xml:space="preserve"> </w:t>
      </w:r>
    </w:p>
    <w:p w14:paraId="0436C91E" w14:textId="77777777" w:rsidR="00F373DC" w:rsidRDefault="00F373DC" w:rsidP="00F373DC">
      <w:pPr>
        <w:pStyle w:val="Folgeabsatz"/>
      </w:pPr>
    </w:p>
    <w:p w14:paraId="44CE3BF2" w14:textId="77777777" w:rsidR="00F373DC" w:rsidRDefault="00F373DC" w:rsidP="00F373DC">
      <w:pPr>
        <w:pStyle w:val="Folgeabsatz"/>
      </w:pPr>
    </w:p>
    <w:p w14:paraId="36DE87A9" w14:textId="77777777" w:rsidR="00F373DC" w:rsidRDefault="00F373DC" w:rsidP="00F373DC">
      <w:pPr>
        <w:pStyle w:val="Folgeabsatz"/>
      </w:pPr>
    </w:p>
    <w:p w14:paraId="12072295" w14:textId="77777777" w:rsidR="00F373DC" w:rsidRDefault="00F373DC" w:rsidP="00F373DC">
      <w:pPr>
        <w:pStyle w:val="Folgeabsatz"/>
      </w:pPr>
    </w:p>
    <w:p w14:paraId="36C66CD8" w14:textId="77777777" w:rsidR="00F373DC" w:rsidRDefault="00F373DC" w:rsidP="00F373DC">
      <w:pPr>
        <w:pStyle w:val="Folgeabsatz"/>
      </w:pPr>
    </w:p>
    <w:p w14:paraId="754A7594" w14:textId="77777777" w:rsidR="00F373DC" w:rsidRDefault="00F373DC" w:rsidP="00F373DC">
      <w:pPr>
        <w:pStyle w:val="Folgeabsatz"/>
      </w:pPr>
    </w:p>
    <w:p w14:paraId="448DAA2C" w14:textId="77777777" w:rsidR="00F373DC" w:rsidRDefault="00F373DC" w:rsidP="00F373DC">
      <w:pPr>
        <w:pStyle w:val="Folgeabsatz"/>
      </w:pPr>
    </w:p>
    <w:p w14:paraId="09C63A1F" w14:textId="77777777" w:rsidR="00F373DC" w:rsidRDefault="00F373DC" w:rsidP="00F373DC">
      <w:pPr>
        <w:pStyle w:val="Folgeabsatz"/>
      </w:pPr>
    </w:p>
    <w:p w14:paraId="14B06C77" w14:textId="77777777" w:rsidR="00F373DC" w:rsidRDefault="00F373DC" w:rsidP="00F373DC">
      <w:pPr>
        <w:pStyle w:val="Folgeabsatz"/>
      </w:pPr>
    </w:p>
    <w:p w14:paraId="4F3DC35B" w14:textId="77777777" w:rsidR="00F373DC" w:rsidRDefault="00F373DC" w:rsidP="00F373DC">
      <w:pPr>
        <w:pStyle w:val="Folgeabsatz"/>
      </w:pPr>
    </w:p>
    <w:p w14:paraId="05E0D77D" w14:textId="77777777" w:rsidR="00F373DC" w:rsidRDefault="00F373DC" w:rsidP="00F373DC">
      <w:pPr>
        <w:pStyle w:val="Folgeabsatz"/>
      </w:pPr>
    </w:p>
    <w:p w14:paraId="1DB794D4" w14:textId="77777777" w:rsidR="00F373DC" w:rsidRDefault="00F373DC" w:rsidP="00F373DC">
      <w:pPr>
        <w:pStyle w:val="Folgeabsatz"/>
      </w:pPr>
    </w:p>
    <w:p w14:paraId="26D54842" w14:textId="77777777" w:rsidR="00F373DC" w:rsidRDefault="00F373DC" w:rsidP="00F373DC">
      <w:pPr>
        <w:pStyle w:val="Folgeabsatz"/>
      </w:pPr>
    </w:p>
    <w:p w14:paraId="5F41CB24" w14:textId="77777777" w:rsidR="00F373DC" w:rsidRDefault="00F373DC" w:rsidP="00F373DC">
      <w:pPr>
        <w:pStyle w:val="Folgeabsatz"/>
      </w:pPr>
    </w:p>
    <w:p w14:paraId="7A1B02A2" w14:textId="77777777" w:rsidR="00F373DC" w:rsidRDefault="00F373DC" w:rsidP="00F373DC">
      <w:pPr>
        <w:pStyle w:val="Folgeabsatz"/>
      </w:pPr>
    </w:p>
    <w:p w14:paraId="794109E4" w14:textId="77777777" w:rsidR="00F373DC" w:rsidRDefault="00F373DC" w:rsidP="00F373DC">
      <w:pPr>
        <w:pStyle w:val="Folgeabsatz"/>
      </w:pPr>
    </w:p>
    <w:p w14:paraId="4F257892" w14:textId="77777777" w:rsidR="00F373DC" w:rsidRDefault="00F373DC" w:rsidP="00F373DC">
      <w:pPr>
        <w:pStyle w:val="Folgeabsatz"/>
      </w:pPr>
    </w:p>
    <w:p w14:paraId="6B8F65E8" w14:textId="77777777" w:rsidR="00F373DC" w:rsidRDefault="00F373DC" w:rsidP="00F373DC">
      <w:pPr>
        <w:pStyle w:val="Folgeabsatz"/>
      </w:pPr>
    </w:p>
    <w:p w14:paraId="09E43593" w14:textId="77777777" w:rsidR="00F373DC" w:rsidRDefault="00F373DC" w:rsidP="00F373DC">
      <w:pPr>
        <w:pStyle w:val="Folgeabsatz"/>
      </w:pPr>
    </w:p>
    <w:p w14:paraId="12E80EFD" w14:textId="77777777" w:rsidR="00F373DC" w:rsidRDefault="00F373DC" w:rsidP="00F373DC">
      <w:pPr>
        <w:pStyle w:val="Folgeabsatz"/>
      </w:pPr>
    </w:p>
    <w:p w14:paraId="6B93B76E" w14:textId="77777777" w:rsidR="00F373DC" w:rsidRDefault="00F373DC" w:rsidP="00F373DC">
      <w:pPr>
        <w:pStyle w:val="Folgeabsatz"/>
      </w:pPr>
    </w:p>
    <w:p w14:paraId="1CF0E7A8" w14:textId="77777777" w:rsidR="00F373DC" w:rsidRDefault="00F373DC" w:rsidP="00F373DC">
      <w:pPr>
        <w:pStyle w:val="Folgeabsatz"/>
      </w:pPr>
    </w:p>
    <w:p w14:paraId="60F3D2B3" w14:textId="77777777" w:rsidR="00F373DC" w:rsidRDefault="00F373DC" w:rsidP="00F373DC">
      <w:pPr>
        <w:pStyle w:val="Folgeabsatz"/>
      </w:pPr>
    </w:p>
    <w:p w14:paraId="04E6FF7D" w14:textId="77777777" w:rsidR="00F373DC" w:rsidRDefault="00F373DC" w:rsidP="00F373DC">
      <w:pPr>
        <w:pStyle w:val="Folgeabsatz"/>
      </w:pPr>
    </w:p>
    <w:p w14:paraId="2CE40573" w14:textId="77777777" w:rsidR="00F373DC" w:rsidRDefault="00F373DC" w:rsidP="00F373DC">
      <w:pPr>
        <w:pStyle w:val="Folgeabsatz"/>
      </w:pPr>
    </w:p>
    <w:p w14:paraId="42B1D89B" w14:textId="77777777" w:rsidR="00F373DC" w:rsidRDefault="00F373DC" w:rsidP="00F373DC">
      <w:pPr>
        <w:pStyle w:val="Folgeabsatz"/>
      </w:pPr>
    </w:p>
    <w:p w14:paraId="334D96C5" w14:textId="77777777" w:rsidR="00F373DC" w:rsidRDefault="00F373DC" w:rsidP="00F373DC">
      <w:pPr>
        <w:pStyle w:val="Folgeabsatz"/>
      </w:pPr>
    </w:p>
    <w:p w14:paraId="429DD5B0" w14:textId="77777777" w:rsidR="00F373DC" w:rsidRPr="00F373DC" w:rsidRDefault="00F373DC" w:rsidP="00F373DC">
      <w:pPr>
        <w:pStyle w:val="Folgeabsatz"/>
      </w:pPr>
    </w:p>
    <w:p w14:paraId="6B7113D4" w14:textId="23A20F4D" w:rsidR="00286AD8" w:rsidRDefault="00286AD8" w:rsidP="00286AD8">
      <w:pPr>
        <w:pStyle w:val="berschrift2"/>
      </w:pPr>
      <w:bookmarkStart w:id="171" w:name="_Toc415509584"/>
      <w:r>
        <w:lastRenderedPageBreak/>
        <w:t>Dashboard</w:t>
      </w:r>
      <w:bookmarkEnd w:id="171"/>
    </w:p>
    <w:p w14:paraId="6C12ADCA" w14:textId="5A9D4688" w:rsidR="00286AD8" w:rsidRDefault="00286AD8" w:rsidP="00286AD8">
      <w:pPr>
        <w:rPr>
          <w:color w:val="000000"/>
          <w:sz w:val="23"/>
          <w:szCs w:val="23"/>
        </w:rPr>
      </w:pPr>
      <w:r>
        <w:rPr>
          <w:color w:val="000000"/>
          <w:sz w:val="23"/>
          <w:szCs w:val="23"/>
        </w:rPr>
        <w:t xml:space="preserve">Im </w:t>
      </w:r>
      <w:r w:rsidRPr="000D5378">
        <w:t>Dashboard</w:t>
      </w:r>
      <w:r w:rsidR="00B66EF7">
        <w:t xml:space="preserve"> (</w:t>
      </w:r>
      <w:r w:rsidR="00B66EF7">
        <w:fldChar w:fldCharType="begin"/>
      </w:r>
      <w:r w:rsidR="00B66EF7">
        <w:instrText xml:space="preserve"> REF _Ref415506859 \h </w:instrText>
      </w:r>
      <w:r w:rsidR="00B66EF7">
        <w:fldChar w:fldCharType="separate"/>
      </w:r>
      <w:r w:rsidR="00B66EF7">
        <w:t xml:space="preserve">Abbildung </w:t>
      </w:r>
      <w:r w:rsidR="00B66EF7">
        <w:rPr>
          <w:noProof/>
        </w:rPr>
        <w:t>3</w:t>
      </w:r>
      <w:r w:rsidR="00B66EF7">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p>
    <w:p w14:paraId="5D8B3482"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6110905B" w14:textId="5034E8DA" w:rsidR="00F6544C" w:rsidRPr="00F6544C" w:rsidRDefault="00305E80" w:rsidP="000D5378">
      <w:pPr>
        <w:pStyle w:val="Beschriftung"/>
        <w:ind w:left="2124" w:firstLine="708"/>
        <w:jc w:val="both"/>
      </w:pPr>
      <w:bookmarkStart w:id="172" w:name="_Ref415506859"/>
      <w:bookmarkStart w:id="173" w:name="_Toc415509571"/>
      <w:r>
        <w:t xml:space="preserve">Abbildung </w:t>
      </w:r>
      <w:fldSimple w:instr=" SEQ Abbildung \* ARABIC ">
        <w:r w:rsidR="00F373DC">
          <w:rPr>
            <w:noProof/>
          </w:rPr>
          <w:t>3</w:t>
        </w:r>
      </w:fldSimple>
      <w:bookmarkEnd w:id="172"/>
      <w:r>
        <w:t>: Dashboard (Screenshot)</w:t>
      </w:r>
      <w:bookmarkEnd w:id="173"/>
    </w:p>
    <w:p w14:paraId="029B289B" w14:textId="3E80DD85" w:rsidR="00286AD8" w:rsidRDefault="00286AD8" w:rsidP="00286AD8">
      <w:pPr>
        <w:pStyle w:val="berschrift2"/>
      </w:pPr>
      <w:bookmarkStart w:id="174" w:name="_Toc415509585"/>
      <w:r>
        <w:lastRenderedPageBreak/>
        <w:t>Suche nach Patterns</w:t>
      </w:r>
      <w:bookmarkEnd w:id="174"/>
    </w:p>
    <w:p w14:paraId="1571817A" w14:textId="0E9ADC54" w:rsidR="00286AD8" w:rsidRDefault="000D5378" w:rsidP="00286AD8">
      <w:pPr>
        <w:rPr>
          <w:color w:val="000000"/>
          <w:sz w:val="23"/>
          <w:szCs w:val="23"/>
        </w:rPr>
      </w:pPr>
      <w:r>
        <w:rPr>
          <w:color w:val="000000"/>
          <w:sz w:val="23"/>
          <w:szCs w:val="23"/>
        </w:rPr>
        <w:t xml:space="preserve">Vom Dashboard aus gelangt der User durch einen Klick auf den Button </w:t>
      </w:r>
      <w:r w:rsidRPr="00377CCB">
        <w:rPr>
          <w:i/>
          <w:color w:val="000000"/>
          <w:sz w:val="23"/>
          <w:szCs w:val="23"/>
          <w:rPrChange w:id="175" w:author="Lukas Lamm" w:date="2015-03-30T19:35:00Z">
            <w:rPr>
              <w:color w:val="000000"/>
              <w:sz w:val="23"/>
              <w:szCs w:val="23"/>
            </w:rPr>
          </w:rPrChange>
        </w:rPr>
        <w:t xml:space="preserve">SEARCH FOR PATTERNS </w:t>
      </w:r>
      <w:r>
        <w:rPr>
          <w:color w:val="000000"/>
          <w:sz w:val="23"/>
          <w:szCs w:val="23"/>
        </w:rPr>
        <w:t xml:space="preserve">oder im Header via </w:t>
      </w:r>
      <w:r w:rsidRPr="00377CCB">
        <w:rPr>
          <w:i/>
          <w:color w:val="000000"/>
          <w:sz w:val="23"/>
          <w:szCs w:val="23"/>
          <w:rPrChange w:id="176" w:author="Lukas Lamm" w:date="2015-03-30T19:35:00Z">
            <w:rPr>
              <w:color w:val="000000"/>
              <w:sz w:val="23"/>
              <w:szCs w:val="23"/>
            </w:rPr>
          </w:rPrChange>
        </w:rPr>
        <w:t>SEARCH</w:t>
      </w:r>
      <w:r>
        <w:rPr>
          <w:color w:val="000000"/>
          <w:sz w:val="23"/>
          <w:szCs w:val="23"/>
        </w:rPr>
        <w:t xml:space="preserve"> zur </w:t>
      </w:r>
      <w:proofErr w:type="spellStart"/>
      <w:r>
        <w:rPr>
          <w:color w:val="000000"/>
          <w:sz w:val="23"/>
          <w:szCs w:val="23"/>
        </w:rPr>
        <w:t>Patternsuche</w:t>
      </w:r>
      <w:proofErr w:type="spellEnd"/>
      <w:r>
        <w:rPr>
          <w:color w:val="000000"/>
          <w:sz w:val="23"/>
          <w:szCs w:val="23"/>
        </w:rPr>
        <w:t>. Die verschiedenen Möglichkeiten, die der Benutzer hat, um seine Musikstücke zu durchsuchen</w:t>
      </w:r>
      <w:r w:rsidR="002643BA">
        <w:rPr>
          <w:color w:val="000000"/>
          <w:sz w:val="23"/>
          <w:szCs w:val="23"/>
        </w:rPr>
        <w:t>,</w:t>
      </w:r>
      <w:r>
        <w:rPr>
          <w:color w:val="000000"/>
          <w:sz w:val="23"/>
          <w:szCs w:val="23"/>
        </w:rPr>
        <w:t xml:space="preserve"> werden im Folgenden kurz </w:t>
      </w:r>
      <w:r w:rsidR="00B66EF7">
        <w:rPr>
          <w:color w:val="000000"/>
          <w:sz w:val="23"/>
          <w:szCs w:val="23"/>
        </w:rPr>
        <w:t xml:space="preserve">erläutert und sind in </w:t>
      </w:r>
      <w:r w:rsidR="00B66EF7">
        <w:rPr>
          <w:color w:val="000000"/>
          <w:sz w:val="23"/>
          <w:szCs w:val="23"/>
        </w:rPr>
        <w:fldChar w:fldCharType="begin"/>
      </w:r>
      <w:r w:rsidR="00B66EF7">
        <w:rPr>
          <w:color w:val="000000"/>
          <w:sz w:val="23"/>
          <w:szCs w:val="23"/>
        </w:rPr>
        <w:instrText xml:space="preserve"> REF _Ref415506869 \h </w:instrText>
      </w:r>
      <w:r w:rsidR="00B66EF7">
        <w:rPr>
          <w:color w:val="000000"/>
          <w:sz w:val="23"/>
          <w:szCs w:val="23"/>
        </w:rPr>
      </w:r>
      <w:r w:rsidR="00B66EF7">
        <w:rPr>
          <w:color w:val="000000"/>
          <w:sz w:val="23"/>
          <w:szCs w:val="23"/>
        </w:rPr>
        <w:fldChar w:fldCharType="separate"/>
      </w:r>
      <w:r w:rsidR="00B66EF7">
        <w:t xml:space="preserve">Abbildung </w:t>
      </w:r>
      <w:r w:rsidR="00B66EF7">
        <w:rPr>
          <w:noProof/>
        </w:rPr>
        <w:t>4</w:t>
      </w:r>
      <w:r w:rsidR="00B66EF7">
        <w:rPr>
          <w:color w:val="00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77CCB">
        <w:rPr>
          <w:i/>
          <w:color w:val="000000"/>
          <w:sz w:val="23"/>
          <w:szCs w:val="23"/>
          <w:rPrChange w:id="177" w:author="Lukas Lamm" w:date="2015-03-30T19:35:00Z">
            <w:rPr>
              <w:color w:val="000000"/>
              <w:sz w:val="23"/>
              <w:szCs w:val="23"/>
            </w:rPr>
          </w:rPrChange>
        </w:rPr>
        <w:t>MELODY, SOUND SEQUENCE</w:t>
      </w:r>
      <w:r>
        <w:rPr>
          <w:color w:val="000000"/>
          <w:sz w:val="23"/>
          <w:szCs w:val="23"/>
        </w:rPr>
        <w:t xml:space="preserve"> oder </w:t>
      </w:r>
      <w:r w:rsidRPr="00377CCB">
        <w:rPr>
          <w:i/>
          <w:color w:val="000000"/>
          <w:sz w:val="23"/>
          <w:szCs w:val="23"/>
          <w:rPrChange w:id="178" w:author="Lukas Lamm" w:date="2015-03-30T19:35:00Z">
            <w:rPr>
              <w:color w:val="000000"/>
              <w:sz w:val="23"/>
              <w:szCs w:val="23"/>
            </w:rPr>
          </w:rPrChange>
        </w:rPr>
        <w:t>RHYTHM</w:t>
      </w:r>
      <w:r>
        <w:rPr>
          <w:color w:val="000000"/>
          <w:sz w:val="23"/>
          <w:szCs w:val="23"/>
        </w:rPr>
        <w:t xml:space="preserve"> unterschieden werden, wobei </w:t>
      </w:r>
      <w:del w:id="179" w:author="Lukas Lamm" w:date="2015-03-30T19:35:00Z">
        <w:r w:rsidR="002643BA" w:rsidRPr="00377CCB" w:rsidDel="00377CCB">
          <w:rPr>
            <w:i/>
            <w:color w:val="000000"/>
            <w:sz w:val="23"/>
            <w:szCs w:val="23"/>
            <w:rPrChange w:id="180" w:author="Lukas Lamm" w:date="2015-03-30T19:35:00Z">
              <w:rPr>
                <w:color w:val="000000"/>
                <w:sz w:val="23"/>
                <w:szCs w:val="23"/>
              </w:rPr>
            </w:rPrChange>
          </w:rPr>
          <w:delText>SOUND SEQUENCE</w:delText>
        </w:r>
      </w:del>
      <w:ins w:id="181" w:author="Lukas Lamm" w:date="2015-03-30T19:35:00Z">
        <w:r w:rsidR="00377CCB">
          <w:rPr>
            <w:i/>
            <w:color w:val="000000"/>
            <w:sz w:val="23"/>
            <w:szCs w:val="23"/>
          </w:rPr>
          <w:t xml:space="preserve">MELODY </w:t>
        </w:r>
      </w:ins>
      <w:r>
        <w:rPr>
          <w:color w:val="000000"/>
          <w:sz w:val="23"/>
          <w:szCs w:val="23"/>
        </w:rPr>
        <w:t xml:space="preserve"> 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77CCB">
        <w:rPr>
          <w:i/>
          <w:color w:val="000000"/>
          <w:sz w:val="23"/>
          <w:szCs w:val="23"/>
          <w:rPrChange w:id="182" w:author="Lukas Lamm" w:date="2015-03-30T19:36:00Z">
            <w:rPr>
              <w:color w:val="000000"/>
              <w:sz w:val="23"/>
              <w:szCs w:val="23"/>
            </w:rPr>
          </w:rPrChange>
        </w:rPr>
        <w:t>ADD</w:t>
      </w:r>
      <w:r>
        <w:rPr>
          <w:color w:val="000000"/>
          <w:sz w:val="23"/>
          <w:szCs w:val="23"/>
        </w:rPr>
        <w:t xml:space="preserve"> hinzugefügt werden. Durch Klick auf </w:t>
      </w:r>
      <w:r w:rsidRPr="00377CCB">
        <w:rPr>
          <w:i/>
          <w:color w:val="000000"/>
          <w:sz w:val="23"/>
          <w:szCs w:val="23"/>
          <w:rPrChange w:id="183" w:author="Lukas Lamm" w:date="2015-03-30T19:36:00Z">
            <w:rPr>
              <w:color w:val="000000"/>
              <w:sz w:val="23"/>
              <w:szCs w:val="23"/>
            </w:rPr>
          </w:rPrChange>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 xml:space="preserve">Wird die Maus zur  Noteneingabe verwendet, so wird standartmäßig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3D63148F" wp14:editId="5F961CAC">
            <wp:extent cx="5399405" cy="4121069"/>
            <wp:effectExtent l="0" t="0" r="0" b="0"/>
            <wp:docPr id="17" name="Grafik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4121069"/>
                    </a:xfrm>
                    <a:prstGeom prst="rect">
                      <a:avLst/>
                    </a:prstGeom>
                    <a:noFill/>
                    <a:ln>
                      <a:noFill/>
                    </a:ln>
                  </pic:spPr>
                </pic:pic>
              </a:graphicData>
            </a:graphic>
          </wp:inline>
        </w:drawing>
      </w:r>
    </w:p>
    <w:p w14:paraId="10A2B840" w14:textId="537ECBFF" w:rsidR="00F6544C" w:rsidRPr="00F6544C" w:rsidRDefault="00305E80" w:rsidP="000D5378">
      <w:pPr>
        <w:pStyle w:val="Beschriftung"/>
        <w:ind w:left="2124" w:firstLine="708"/>
        <w:jc w:val="both"/>
      </w:pPr>
      <w:bookmarkStart w:id="184" w:name="_Ref415506869"/>
      <w:bookmarkStart w:id="185" w:name="_Toc415509572"/>
      <w:r>
        <w:t xml:space="preserve">Abbildung </w:t>
      </w:r>
      <w:fldSimple w:instr=" SEQ Abbildung \* ARABIC ">
        <w:r w:rsidR="00F373DC">
          <w:rPr>
            <w:noProof/>
          </w:rPr>
          <w:t>4</w:t>
        </w:r>
      </w:fldSimple>
      <w:bookmarkEnd w:id="184"/>
      <w:r>
        <w:t>: Search (Screenshot)</w:t>
      </w:r>
      <w:bookmarkEnd w:id="185"/>
    </w:p>
    <w:p w14:paraId="16546602" w14:textId="3EDA1EB0" w:rsidR="00286AD8" w:rsidRPr="00286AD8" w:rsidRDefault="00286AD8" w:rsidP="00286AD8">
      <w:pPr>
        <w:pStyle w:val="berschrift2"/>
      </w:pPr>
      <w:bookmarkStart w:id="186" w:name="_Toc415509586"/>
      <w:r>
        <w:lastRenderedPageBreak/>
        <w:t>Suchergebnisse</w:t>
      </w:r>
      <w:bookmarkEnd w:id="186"/>
    </w:p>
    <w:p w14:paraId="0FABEF35" w14:textId="54E93DD5"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77CCB">
        <w:rPr>
          <w:i/>
          <w:color w:val="000000"/>
          <w:sz w:val="23"/>
          <w:szCs w:val="23"/>
          <w:rPrChange w:id="187" w:author="Lukas Lamm" w:date="2015-03-30T19:36:00Z">
            <w:rPr>
              <w:color w:val="000000"/>
              <w:sz w:val="23"/>
              <w:szCs w:val="23"/>
            </w:rPr>
          </w:rPrChange>
        </w:rPr>
        <w:t>SEARCH</w:t>
      </w:r>
      <w:r>
        <w:rPr>
          <w:color w:val="000000"/>
          <w:sz w:val="23"/>
          <w:szCs w:val="23"/>
        </w:rPr>
        <w:t xml:space="preserve"> alle hochgeladenen Musikstücke nach dem erstellte</w:t>
      </w:r>
      <w:r w:rsidR="00B66EF7">
        <w:rPr>
          <w:color w:val="000000"/>
          <w:sz w:val="23"/>
          <w:szCs w:val="23"/>
        </w:rPr>
        <w:t xml:space="preserve">n Pattern durchsucht. </w:t>
      </w:r>
      <w:r w:rsidR="00B66EF7">
        <w:rPr>
          <w:color w:val="000000"/>
          <w:sz w:val="23"/>
          <w:szCs w:val="23"/>
        </w:rPr>
        <w:fldChar w:fldCharType="begin"/>
      </w:r>
      <w:r w:rsidR="00B66EF7">
        <w:rPr>
          <w:color w:val="000000"/>
          <w:sz w:val="23"/>
          <w:szCs w:val="23"/>
        </w:rPr>
        <w:instrText xml:space="preserve"> REF _Ref415506882 \h </w:instrText>
      </w:r>
      <w:r w:rsidR="00B66EF7">
        <w:rPr>
          <w:color w:val="000000"/>
          <w:sz w:val="23"/>
          <w:szCs w:val="23"/>
        </w:rPr>
      </w:r>
      <w:r w:rsidR="00B66EF7">
        <w:rPr>
          <w:color w:val="000000"/>
          <w:sz w:val="23"/>
          <w:szCs w:val="23"/>
        </w:rPr>
        <w:fldChar w:fldCharType="separate"/>
      </w:r>
      <w:r w:rsidR="00B66EF7">
        <w:t xml:space="preserve">Abbildung </w:t>
      </w:r>
      <w:r w:rsidR="00B66EF7">
        <w:rPr>
          <w:noProof/>
        </w:rPr>
        <w:t>5</w:t>
      </w:r>
      <w:r w:rsidR="00B66EF7">
        <w:rPr>
          <w:color w:val="000000"/>
          <w:sz w:val="23"/>
          <w:szCs w:val="23"/>
        </w:rPr>
        <w:fldChar w:fldCharType="end"/>
      </w:r>
      <w:r>
        <w:rPr>
          <w:color w:val="FF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5E4B49">
      <w:pPr>
        <w:pStyle w:val="Folgeabsatz"/>
        <w:keepNext/>
        <w:ind w:firstLine="0"/>
        <w:jc w:val="center"/>
      </w:pPr>
      <w:r>
        <w:rPr>
          <w:noProof/>
          <w:color w:val="000000"/>
          <w:sz w:val="23"/>
          <w:szCs w:val="23"/>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0349BC">
      <w:pPr>
        <w:pStyle w:val="Beschriftung"/>
        <w:ind w:left="2124" w:firstLine="708"/>
        <w:jc w:val="both"/>
      </w:pPr>
      <w:bookmarkStart w:id="188" w:name="_Ref415506882"/>
      <w:bookmarkStart w:id="189" w:name="_Toc415509573"/>
      <w:r>
        <w:t xml:space="preserve">Abbildung </w:t>
      </w:r>
      <w:fldSimple w:instr=" SEQ Abbildung \* ARABIC ">
        <w:r>
          <w:rPr>
            <w:noProof/>
          </w:rPr>
          <w:t>5</w:t>
        </w:r>
      </w:fldSimple>
      <w:bookmarkEnd w:id="188"/>
      <w:r>
        <w:t xml:space="preserve">: </w:t>
      </w:r>
      <w:proofErr w:type="spellStart"/>
      <w:r>
        <w:t>Searchresult</w:t>
      </w:r>
      <w:proofErr w:type="spellEnd"/>
      <w:r>
        <w:t xml:space="preserve"> (Screenshot)</w:t>
      </w:r>
      <w:bookmarkEnd w:id="189"/>
    </w:p>
    <w:p w14:paraId="2B7A87D7" w14:textId="2671A2E0" w:rsidR="000D5378" w:rsidRDefault="000D5378" w:rsidP="00286AD8">
      <w:pPr>
        <w:pStyle w:val="Folgeabsatz"/>
        <w:ind w:firstLine="0"/>
        <w:rPr>
          <w:color w:val="000000"/>
          <w:sz w:val="23"/>
          <w:szCs w:val="23"/>
        </w:rPr>
      </w:pPr>
      <w:r>
        <w:rPr>
          <w:color w:val="000000"/>
          <w:sz w:val="23"/>
          <w:szCs w:val="23"/>
        </w:rPr>
        <w:t>Klickt der User auf einen Treffer, so wird eine Detailansic</w:t>
      </w:r>
      <w:r w:rsidR="00B66EF7">
        <w:rPr>
          <w:color w:val="000000"/>
          <w:sz w:val="23"/>
          <w:szCs w:val="23"/>
        </w:rPr>
        <w:t xml:space="preserve">ht aufgerufen, wie in </w:t>
      </w:r>
      <w:r w:rsidR="00B66EF7">
        <w:rPr>
          <w:color w:val="000000"/>
          <w:sz w:val="23"/>
          <w:szCs w:val="23"/>
        </w:rPr>
        <w:fldChar w:fldCharType="begin"/>
      </w:r>
      <w:r w:rsidR="00B66EF7">
        <w:rPr>
          <w:color w:val="000000"/>
          <w:sz w:val="23"/>
          <w:szCs w:val="23"/>
        </w:rPr>
        <w:instrText xml:space="preserve"> REF _Ref415506901 \h </w:instrText>
      </w:r>
      <w:r w:rsidR="00B66EF7">
        <w:rPr>
          <w:color w:val="000000"/>
          <w:sz w:val="23"/>
          <w:szCs w:val="23"/>
        </w:rPr>
      </w:r>
      <w:r w:rsidR="00B66EF7">
        <w:rPr>
          <w:color w:val="000000"/>
          <w:sz w:val="23"/>
          <w:szCs w:val="23"/>
        </w:rPr>
        <w:fldChar w:fldCharType="separate"/>
      </w:r>
      <w:r w:rsidR="00B66EF7">
        <w:t xml:space="preserve">Abbildung </w:t>
      </w:r>
      <w:r w:rsidR="00B66EF7">
        <w:rPr>
          <w:noProof/>
        </w:rPr>
        <w:t>6</w:t>
      </w:r>
      <w:r w:rsidR="00B66EF7">
        <w:rPr>
          <w:color w:val="000000"/>
          <w:sz w:val="23"/>
          <w:szCs w:val="23"/>
        </w:rPr>
        <w:fldChar w:fldCharType="end"/>
      </w:r>
      <w:r w:rsidR="008A446B">
        <w:rPr>
          <w:color w:val="FF0000"/>
          <w:sz w:val="23"/>
          <w:szCs w:val="23"/>
        </w:rPr>
        <w:t xml:space="preserve"> </w:t>
      </w:r>
      <w:r>
        <w:rPr>
          <w:color w:val="000000"/>
          <w:sz w:val="23"/>
          <w:szCs w:val="23"/>
        </w:rPr>
        <w:t xml:space="preserve">zu erkennen ist. Hier werden neben dem Titel des Stücks die jeweiligen Trefferstellen in einem </w:t>
      </w:r>
      <w:proofErr w:type="spellStart"/>
      <w:r>
        <w:rPr>
          <w:color w:val="000000"/>
          <w:sz w:val="23"/>
          <w:szCs w:val="23"/>
        </w:rPr>
        <w:t>Carousel</w:t>
      </w:r>
      <w:proofErr w:type="spellEnd"/>
      <w:r>
        <w:rPr>
          <w:color w:val="000000"/>
          <w:sz w:val="23"/>
          <w:szCs w:val="23"/>
        </w:rPr>
        <w:t xml:space="preserve"> dargestellt und farblich hervorgehoben. Mit Hilfe der Pfeile kann zwischen den Treffern hin und her gewechselt werden. Informationen, in welcher Stimme und in welchem Takt das Pattern gefunden wurde, werden</w:t>
      </w:r>
      <w:r w:rsidR="008A446B">
        <w:rPr>
          <w:color w:val="000000"/>
          <w:sz w:val="23"/>
          <w:szCs w:val="23"/>
        </w:rPr>
        <w:t xml:space="preserve"> ebenfalls</w:t>
      </w:r>
      <w:r>
        <w:rPr>
          <w:color w:val="000000"/>
          <w:sz w:val="23"/>
          <w:szCs w:val="23"/>
        </w:rPr>
        <w:t xml:space="preserve"> dargestellt. Ein Klick auf </w:t>
      </w:r>
      <w:r w:rsidRPr="00377CCB">
        <w:rPr>
          <w:i/>
          <w:color w:val="000000"/>
          <w:sz w:val="23"/>
          <w:szCs w:val="23"/>
          <w:rPrChange w:id="190" w:author="Lukas Lamm" w:date="2015-03-30T19:36:00Z">
            <w:rPr>
              <w:color w:val="000000"/>
              <w:sz w:val="23"/>
              <w:szCs w:val="23"/>
            </w:rPr>
          </w:rPrChange>
        </w:rPr>
        <w:t>PLAY</w:t>
      </w:r>
      <w:r>
        <w:rPr>
          <w:color w:val="000000"/>
          <w:sz w:val="23"/>
          <w:szCs w:val="23"/>
        </w:rPr>
        <w:t xml:space="preserve"> spielt einen Auszug, der das Pattern enthält, ab. Der Nutzer hat außerdem die Möglichkeit, alle visualisierten Treffer als PDF-Dokument zu exportieren, was mit einem Klick auf den Button </w:t>
      </w:r>
      <w:r w:rsidRPr="00377CCB">
        <w:rPr>
          <w:i/>
          <w:color w:val="000000"/>
          <w:sz w:val="23"/>
          <w:szCs w:val="23"/>
          <w:rPrChange w:id="191" w:author="Lukas Lamm" w:date="2015-03-30T19:36:00Z">
            <w:rPr>
              <w:color w:val="000000"/>
              <w:sz w:val="23"/>
              <w:szCs w:val="23"/>
            </w:rPr>
          </w:rPrChange>
        </w:rPr>
        <w:t xml:space="preserve">EXPORT AS PDF </w:t>
      </w:r>
      <w:r>
        <w:rPr>
          <w:color w:val="000000"/>
          <w:sz w:val="23"/>
          <w:szCs w:val="23"/>
        </w:rPr>
        <w:t xml:space="preserve">erreicht werden kann. </w:t>
      </w:r>
    </w:p>
    <w:p w14:paraId="0EFB1805" w14:textId="77777777" w:rsidR="00F373DC" w:rsidRDefault="00F373DC" w:rsidP="005E4B49">
      <w:pPr>
        <w:pStyle w:val="Folgeabsatz"/>
        <w:keepNext/>
        <w:ind w:firstLine="0"/>
        <w:jc w:val="center"/>
      </w:pPr>
      <w:r>
        <w:rPr>
          <w:noProof/>
          <w:color w:val="000000"/>
          <w:sz w:val="23"/>
          <w:szCs w:val="23"/>
          <w:lang w:eastAsia="de-DE"/>
        </w:rPr>
        <w:lastRenderedPageBreak/>
        <w:drawing>
          <wp:inline distT="0" distB="0" distL="0" distR="0" wp14:anchorId="6037256A" wp14:editId="14A66BD9">
            <wp:extent cx="5399405" cy="3798881"/>
            <wp:effectExtent l="0" t="0" r="0" b="0"/>
            <wp:docPr id="1" name="Grafik 1"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798881"/>
                    </a:xfrm>
                    <a:prstGeom prst="rect">
                      <a:avLst/>
                    </a:prstGeom>
                    <a:noFill/>
                    <a:ln>
                      <a:noFill/>
                    </a:ln>
                  </pic:spPr>
                </pic:pic>
              </a:graphicData>
            </a:graphic>
          </wp:inline>
        </w:drawing>
      </w:r>
    </w:p>
    <w:p w14:paraId="6FDDCE2C" w14:textId="08800A2B" w:rsidR="00F373DC" w:rsidRDefault="00F373DC" w:rsidP="000349BC">
      <w:pPr>
        <w:pStyle w:val="Beschriftung"/>
        <w:ind w:left="2124"/>
        <w:jc w:val="both"/>
      </w:pPr>
      <w:bookmarkStart w:id="192" w:name="_Ref415506901"/>
      <w:bookmarkStart w:id="193" w:name="_Toc415509574"/>
      <w:r>
        <w:t xml:space="preserve">Abbildung </w:t>
      </w:r>
      <w:fldSimple w:instr=" SEQ Abbildung \* ARABIC ">
        <w:r>
          <w:rPr>
            <w:noProof/>
          </w:rPr>
          <w:t>6</w:t>
        </w:r>
      </w:fldSimple>
      <w:bookmarkEnd w:id="192"/>
      <w:r>
        <w:t xml:space="preserve">: </w:t>
      </w:r>
      <w:proofErr w:type="spellStart"/>
      <w:r>
        <w:t>Searchresult</w:t>
      </w:r>
      <w:proofErr w:type="spellEnd"/>
      <w:r>
        <w:t xml:space="preserve"> Details (Screenshot)</w:t>
      </w:r>
      <w:bookmarkEnd w:id="193"/>
    </w:p>
    <w:p w14:paraId="1166522E" w14:textId="77777777" w:rsidR="008A446B" w:rsidRDefault="008A446B" w:rsidP="008A446B">
      <w:pPr>
        <w:pStyle w:val="Folgeabsatz"/>
      </w:pPr>
    </w:p>
    <w:p w14:paraId="1D6B6303" w14:textId="77777777" w:rsidR="008A446B" w:rsidRPr="008A446B" w:rsidRDefault="008A446B" w:rsidP="008A446B">
      <w:pPr>
        <w:pStyle w:val="Folgeabsatz"/>
      </w:pPr>
    </w:p>
    <w:p w14:paraId="77C3A86A" w14:textId="7D5B79F0" w:rsidR="00516BC3" w:rsidRDefault="00286AD8" w:rsidP="00516BC3">
      <w:pPr>
        <w:pStyle w:val="berschrift1"/>
      </w:pPr>
      <w:bookmarkStart w:id="194" w:name="_Toc415509587"/>
      <w:r>
        <w:t>Architektur und Implementierung</w:t>
      </w:r>
      <w:bookmarkEnd w:id="194"/>
    </w:p>
    <w:p w14:paraId="2F76D87A" w14:textId="7AE1FF14" w:rsidR="00286AD8" w:rsidRDefault="00286AD8" w:rsidP="00286AD8">
      <w:pPr>
        <w:pStyle w:val="berschrift2"/>
      </w:pPr>
      <w:bookmarkStart w:id="195" w:name="_Toc415509588"/>
      <w:r>
        <w:t>Projektablauf</w:t>
      </w:r>
      <w:bookmarkEnd w:id="195"/>
    </w:p>
    <w:p w14:paraId="2CC5E3C4" w14:textId="4B413BB5" w:rsidR="00050CB5" w:rsidRDefault="00050CB5" w:rsidP="00050CB5">
      <w:r>
        <w:t xml:space="preserve">Die Projektanforderungen wurden zunächst in Form von User Stories erfasst, welche im digitalen Anhang XX einzusehen sind. Um den Projektablauf zu organisieren, wurde das </w:t>
      </w:r>
      <w:proofErr w:type="spellStart"/>
      <w:r>
        <w:t>Issue</w:t>
      </w:r>
      <w:proofErr w:type="spellEnd"/>
      <w:r>
        <w:t xml:space="preserve">-System von </w:t>
      </w:r>
      <w:proofErr w:type="spellStart"/>
      <w:r>
        <w:t>Github</w:t>
      </w:r>
      <w:proofErr w:type="spellEnd"/>
      <w:r>
        <w:t xml:space="preserve"> benutzt. Hierbei repräsentierten die Meilensteine jeweils eine User Story. Diesen wurden anschließend kleinere Teilaufgaben, die </w:t>
      </w:r>
      <w:proofErr w:type="spellStart"/>
      <w:r>
        <w:t>Issues</w:t>
      </w:r>
      <w:proofErr w:type="spellEnd"/>
      <w:r>
        <w:t xml:space="preserve">, zugewiesen. Eine zusätzliche Erweiterung für Google Chrome namens </w:t>
      </w:r>
      <w:proofErr w:type="spellStart"/>
      <w:r>
        <w:t>ZenHub</w:t>
      </w:r>
      <w:proofErr w:type="spellEnd"/>
      <w:r>
        <w:rPr>
          <w:rStyle w:val="Funotenzeichen"/>
        </w:rPr>
        <w:footnoteReference w:id="7"/>
      </w:r>
      <w:r>
        <w:t xml:space="preserve"> erlaubte die Anordnung der </w:t>
      </w:r>
      <w:proofErr w:type="spellStart"/>
      <w:r>
        <w:t>Issues</w:t>
      </w:r>
      <w:proofErr w:type="spellEnd"/>
      <w:r>
        <w:t xml:space="preserve"> in Form eines Boards mit verschiedenen Pipelines. Das verwendete Board wurde, angelehnt an das Projektm</w:t>
      </w:r>
      <w:r w:rsidR="008A446B">
        <w:t>anagement-Framework Kanban, in „</w:t>
      </w:r>
      <w:proofErr w:type="spellStart"/>
      <w:r w:rsidR="008A446B">
        <w:t>Backlog</w:t>
      </w:r>
      <w:proofErr w:type="spellEnd"/>
      <w:r w:rsidR="008A446B">
        <w:t xml:space="preserve">“, „Nice </w:t>
      </w:r>
      <w:proofErr w:type="spellStart"/>
      <w:r w:rsidR="008A446B">
        <w:t>to</w:t>
      </w:r>
      <w:proofErr w:type="spellEnd"/>
      <w:r w:rsidR="008A446B">
        <w:t xml:space="preserve"> </w:t>
      </w:r>
      <w:proofErr w:type="spellStart"/>
      <w:r w:rsidR="008A446B">
        <w:t>have</w:t>
      </w:r>
      <w:proofErr w:type="spellEnd"/>
      <w:r w:rsidR="008A446B">
        <w:t>“, „</w:t>
      </w:r>
      <w:proofErr w:type="spellStart"/>
      <w:r w:rsidR="008A446B">
        <w:t>To</w:t>
      </w:r>
      <w:proofErr w:type="spellEnd"/>
      <w:r w:rsidR="008A446B">
        <w:t>-Do“, „In Progress“ und „</w:t>
      </w:r>
      <w:proofErr w:type="spellStart"/>
      <w:r w:rsidR="008A446B">
        <w:t>Closed</w:t>
      </w:r>
      <w:proofErr w:type="spellEnd"/>
      <w:r w:rsidR="008A446B">
        <w:t xml:space="preserve">“ </w:t>
      </w:r>
      <w:r>
        <w:t xml:space="preserve"> unterteilt. </w:t>
      </w:r>
    </w:p>
    <w:p w14:paraId="3A05779D" w14:textId="545B8957" w:rsidR="00286AD8" w:rsidRPr="00286AD8" w:rsidRDefault="00050CB5" w:rsidP="00C476F8">
      <w:pPr>
        <w:pStyle w:val="Folgeabsatz"/>
      </w:pPr>
      <w:r>
        <w:t xml:space="preserve">Zu Beginn des Projekts konnten die Zuständigkeiten relativ klar aufgeteilt werden. Während Lukas Lamm für die Implementierung des verwendeten Frameworks </w:t>
      </w:r>
      <w:proofErr w:type="spellStart"/>
      <w:r>
        <w:t>Laravel</w:t>
      </w:r>
      <w:proofErr w:type="spellEnd"/>
      <w:r>
        <w:t xml:space="preserve"> und die daran gebundene Datenbankarchitektur zuständig war, kümmerte sich Tobias Semmelmann um </w:t>
      </w:r>
      <w:r>
        <w:lastRenderedPageBreak/>
        <w:t xml:space="preserve">die Frontend-Seite des Systems. David </w:t>
      </w:r>
      <w:proofErr w:type="spellStart"/>
      <w:r>
        <w:t>Lechler</w:t>
      </w:r>
      <w:proofErr w:type="spellEnd"/>
      <w:r>
        <w:t xml:space="preserve"> wurde mit der Traversierung, Analyse und Entwicklung der Suchalgorithmen für die </w:t>
      </w:r>
      <w:proofErr w:type="spellStart"/>
      <w:r>
        <w:t>MusicXML</w:t>
      </w:r>
      <w:proofErr w:type="spellEnd"/>
      <w:r>
        <w:t>-Dateien betraut. Matthias Schneider kümmerte sich um die Eingabe der Suchpatterns.</w:t>
      </w:r>
      <w:r w:rsidR="001203DD">
        <w:t xml:space="preserve"> </w:t>
      </w:r>
      <w:r>
        <w:t xml:space="preserve">In späteren Projektphasen verwischten die Grenzen der Zuständigkeiten immer häufiger. Dadurch griff Lukas Lamm auch </w:t>
      </w:r>
      <w:r w:rsidR="00C476F8">
        <w:t xml:space="preserve">in </w:t>
      </w:r>
      <w:r>
        <w:t xml:space="preserve">die Darstellung der Suchergebnisse in Form von Takten und Noten unterstützend ein und kümmerte sich um die beiden Export-Funktionen. David </w:t>
      </w:r>
      <w:proofErr w:type="spellStart"/>
      <w:r>
        <w:t>Lechler</w:t>
      </w:r>
      <w:proofErr w:type="spellEnd"/>
      <w:r>
        <w:t xml:space="preserve"> übernahm schließlich die Wiedergabe der Ergebnisse mit Midi.js. </w:t>
      </w:r>
    </w:p>
    <w:p w14:paraId="5F0B38F2" w14:textId="2B1FB09B" w:rsidR="00516BC3" w:rsidRDefault="00286AD8" w:rsidP="00516BC3">
      <w:pPr>
        <w:pStyle w:val="berschrift2"/>
      </w:pPr>
      <w:bookmarkStart w:id="196" w:name="_Toc415509589"/>
      <w:r>
        <w:t>Frameworks und Bibliotheken</w:t>
      </w:r>
      <w:bookmarkEnd w:id="196"/>
    </w:p>
    <w:p w14:paraId="585AB7C9" w14:textId="03B2420F" w:rsidR="00050CB5" w:rsidRDefault="00050CB5" w:rsidP="00050CB5">
      <w:r>
        <w:t xml:space="preserve">Als Grundlage der Anwendung wurde das PHP Framework </w:t>
      </w:r>
      <w:proofErr w:type="spellStart"/>
      <w:r>
        <w:t>Laravel</w:t>
      </w:r>
      <w:proofErr w:type="spellEnd"/>
      <w:r w:rsidR="004D0C94">
        <w:rPr>
          <w:rStyle w:val="Funotenzeichen"/>
        </w:rPr>
        <w:footnoteReference w:id="8"/>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w:t>
      </w:r>
      <w:proofErr w:type="spellStart"/>
      <w:r>
        <w:t>Laravel</w:t>
      </w:r>
      <w:proofErr w:type="spellEnd"/>
      <w:r>
        <w:t xml:space="preserve"> integrierten Models das Datenbankschema in SQL und die einfache Abfrage realisiert werden.</w:t>
      </w:r>
    </w:p>
    <w:p w14:paraId="24A541F1" w14:textId="44102897" w:rsidR="00286AD8" w:rsidRDefault="00050CB5" w:rsidP="00C476F8">
      <w:pPr>
        <w:pStyle w:val="Folgeabsatz"/>
      </w:pPr>
      <w:r>
        <w:t xml:space="preserve">Zur Realisation interaktiver Funktionen und Vereinfachung von </w:t>
      </w:r>
      <w:proofErr w:type="spellStart"/>
      <w:r>
        <w:t>Javascript</w:t>
      </w:r>
      <w:proofErr w:type="spellEnd"/>
      <w:r>
        <w:t>-C</w:t>
      </w:r>
      <w:r w:rsidR="00F373DC">
        <w:t xml:space="preserve">ode wurde das Framework </w:t>
      </w:r>
      <w:proofErr w:type="spellStart"/>
      <w:r w:rsidR="00F373DC">
        <w:t>jQuery</w:t>
      </w:r>
      <w:proofErr w:type="spellEnd"/>
      <w:r w:rsidR="00F373DC">
        <w:rPr>
          <w:rStyle w:val="Funotenzeichen"/>
        </w:rPr>
        <w:footnoteReference w:id="9"/>
      </w:r>
      <w:r w:rsidR="00F373DC">
        <w:t xml:space="preserve"> </w:t>
      </w:r>
      <w:r>
        <w:t xml:space="preserve">verwendet. Zudem wird </w:t>
      </w:r>
      <w:proofErr w:type="spellStart"/>
      <w:r>
        <w:t>jQuery</w:t>
      </w:r>
      <w:proofErr w:type="spellEnd"/>
      <w:r>
        <w:t xml:space="preserve"> vom eingesetzten CSS-Framework Twitte</w:t>
      </w:r>
      <w:r w:rsidR="004D0C94">
        <w:t>r Bootstrap</w:t>
      </w:r>
      <w:r w:rsidR="004D0C94">
        <w:rPr>
          <w:rStyle w:val="Funotenzeichen"/>
        </w:rPr>
        <w:footnoteReference w:id="10"/>
      </w:r>
      <w:r>
        <w:t xml:space="preserve"> und weiteren hier genannten Bibliotheken benötigt. Um einen modernen Look im Material Design zu erzielen</w:t>
      </w:r>
      <w:r w:rsidR="00F202C9">
        <w:t>,</w:t>
      </w:r>
      <w:r>
        <w:t xml:space="preserve"> wurde zudem das </w:t>
      </w:r>
      <w:proofErr w:type="spellStart"/>
      <w:r>
        <w:t>Theme</w:t>
      </w:r>
      <w:proofErr w:type="spellEnd"/>
      <w:r w:rsidR="004D0C94">
        <w:t xml:space="preserve"> Material Design </w:t>
      </w:r>
      <w:proofErr w:type="spellStart"/>
      <w:r w:rsidR="004D0C94">
        <w:t>for</w:t>
      </w:r>
      <w:proofErr w:type="spellEnd"/>
      <w:r w:rsidR="004D0C94">
        <w:t xml:space="preserve"> Bootstrap</w:t>
      </w:r>
      <w:r w:rsidR="004D0C94">
        <w:rPr>
          <w:rStyle w:val="Funotenzeichen"/>
        </w:rPr>
        <w:footnoteReference w:id="11"/>
      </w:r>
      <w:r>
        <w:t xml:space="preserve"> eingebunden. Die Darstellung der Graphen er</w:t>
      </w:r>
      <w:r w:rsidR="004D0C94">
        <w:t>folgt mit der Bibliothek D3.js</w:t>
      </w:r>
      <w:r w:rsidR="004D0C94">
        <w:rPr>
          <w:rStyle w:val="Funotenzeichen"/>
        </w:rPr>
        <w:footnoteReference w:id="12"/>
      </w:r>
      <w:r w:rsidR="004D0C94">
        <w:t xml:space="preserve">, </w:t>
      </w:r>
      <w:r>
        <w:t>die Ausgabe der Noten hing</w:t>
      </w:r>
      <w:r w:rsidR="004D0C94">
        <w:t xml:space="preserve">egen wird über die API </w:t>
      </w:r>
      <w:proofErr w:type="spellStart"/>
      <w:r w:rsidR="004D0C94">
        <w:t>Vexflow</w:t>
      </w:r>
      <w:proofErr w:type="spellEnd"/>
      <w:r w:rsidR="004D0C94">
        <w:rPr>
          <w:rStyle w:val="Funotenzeichen"/>
        </w:rPr>
        <w:footnoteReference w:id="13"/>
      </w:r>
      <w:r w:rsidR="004D0C94">
        <w:t xml:space="preserve"> </w:t>
      </w:r>
      <w:r>
        <w:t xml:space="preserve">abgewickelt. Die Visualisierung von Statusnachrichten wird mit dem </w:t>
      </w:r>
      <w:proofErr w:type="spellStart"/>
      <w:r>
        <w:t>Plugin</w:t>
      </w:r>
      <w:proofErr w:type="spellEnd"/>
      <w:r>
        <w:t xml:space="preserve"> Typed.js</w:t>
      </w:r>
      <w:r w:rsidR="004D0C94">
        <w:rPr>
          <w:rStyle w:val="Funotenzeichen"/>
        </w:rPr>
        <w:footnoteReference w:id="14"/>
      </w:r>
      <w:r w:rsidR="004D0C94">
        <w:t xml:space="preserve"> </w:t>
      </w:r>
      <w:r>
        <w:t>animiert. Die Darstellung und Abwicklung von hochgeladenen Dateien erfolgt du</w:t>
      </w:r>
      <w:r w:rsidR="009A2659">
        <w:t>rch die Bibliothek Dropzone.js</w:t>
      </w:r>
      <w:r w:rsidR="009A2659">
        <w:rPr>
          <w:rStyle w:val="Funotenzeichen"/>
        </w:rPr>
        <w:footnoteReference w:id="15"/>
      </w:r>
      <w:r w:rsidR="009A2659">
        <w:t xml:space="preserve"> </w:t>
      </w:r>
      <w:r>
        <w:t xml:space="preserve">im Zusammenspiel mit dem Framework </w:t>
      </w:r>
      <w:proofErr w:type="spellStart"/>
      <w:r>
        <w:t>Laravel</w:t>
      </w:r>
      <w:proofErr w:type="spellEnd"/>
      <w:r>
        <w:t>.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16"/>
      </w:r>
      <w:r w:rsidR="009A2659">
        <w:t xml:space="preserve"> </w:t>
      </w:r>
      <w:r>
        <w:t>abgewickelt, während die Exportfunktion der Ergebniss</w:t>
      </w:r>
      <w:r w:rsidR="009A2659">
        <w:t xml:space="preserve">e als PDF mit dem </w:t>
      </w:r>
      <w:proofErr w:type="spellStart"/>
      <w:r w:rsidR="009A2659">
        <w:t>Plugin</w:t>
      </w:r>
      <w:proofErr w:type="spellEnd"/>
      <w:r w:rsidR="009A2659">
        <w:t xml:space="preserve"> </w:t>
      </w:r>
      <w:proofErr w:type="spellStart"/>
      <w:r w:rsidR="009A2659">
        <w:t>jsPDF</w:t>
      </w:r>
      <w:proofErr w:type="spellEnd"/>
      <w:r w:rsidR="009A2659">
        <w:rPr>
          <w:rStyle w:val="Funotenzeichen"/>
        </w:rPr>
        <w:footnoteReference w:id="17"/>
      </w:r>
      <w:r w:rsidR="009A2659">
        <w:t xml:space="preserve"> </w:t>
      </w:r>
      <w:r>
        <w:t>erfolgt.</w:t>
      </w:r>
      <w:r w:rsidR="00F202C9">
        <w:t xml:space="preserve"> </w:t>
      </w:r>
    </w:p>
    <w:p w14:paraId="2F0812D3" w14:textId="77777777" w:rsidR="00947230" w:rsidRDefault="00947230" w:rsidP="00C476F8">
      <w:pPr>
        <w:pStyle w:val="Folgeabsatz"/>
      </w:pPr>
    </w:p>
    <w:p w14:paraId="63C6F574" w14:textId="77777777" w:rsidR="00947230" w:rsidRPr="00286AD8" w:rsidRDefault="00947230" w:rsidP="00C476F8">
      <w:pPr>
        <w:pStyle w:val="Folgeabsatz"/>
      </w:pPr>
    </w:p>
    <w:p w14:paraId="7AF2CB49" w14:textId="68E5C2F4" w:rsidR="00305E80" w:rsidRDefault="00286AD8" w:rsidP="00305E80">
      <w:pPr>
        <w:pStyle w:val="berschrift2"/>
      </w:pPr>
      <w:bookmarkStart w:id="197" w:name="_Toc415509590"/>
      <w:r>
        <w:lastRenderedPageBreak/>
        <w:t>Systemarchitektur</w:t>
      </w:r>
      <w:bookmarkEnd w:id="197"/>
    </w:p>
    <w:p w14:paraId="5B74E87E" w14:textId="4B4D9C23" w:rsidR="00947230" w:rsidRPr="00947230" w:rsidRDefault="00B66EF7" w:rsidP="00947230">
      <w:r>
        <w:fldChar w:fldCharType="begin"/>
      </w:r>
      <w:r>
        <w:instrText xml:space="preserve"> REF _Ref415506918 \h </w:instrText>
      </w:r>
      <w:r>
        <w:fldChar w:fldCharType="separate"/>
      </w:r>
      <w:r>
        <w:t xml:space="preserve">Abbildung </w:t>
      </w:r>
      <w:r>
        <w:rPr>
          <w:noProof/>
        </w:rPr>
        <w:t>7</w:t>
      </w:r>
      <w:r>
        <w:fldChar w:fldCharType="end"/>
      </w:r>
      <w:r>
        <w:t xml:space="preserve"> </w:t>
      </w:r>
      <w:r w:rsidR="00947230">
        <w:t xml:space="preserve">zeigt den Aufbau des </w:t>
      </w:r>
      <w:proofErr w:type="spellStart"/>
      <w:r w:rsidR="00947230">
        <w:t>Laravel</w:t>
      </w:r>
      <w:proofErr w:type="spellEnd"/>
      <w:r w:rsidR="00947230">
        <w:t xml:space="preserve">-Frameworks im Zusammenspiel mit den jeweiligen </w:t>
      </w:r>
      <w:proofErr w:type="spellStart"/>
      <w:r w:rsidR="00947230">
        <w:t>Javascript</w:t>
      </w:r>
      <w:proofErr w:type="spellEnd"/>
      <w:r w:rsidR="00947230">
        <w:t xml:space="preserve">-Komponenten. </w:t>
      </w:r>
      <w:ins w:id="198" w:author="Lukas Lamm" w:date="2015-03-30T19:58:00Z">
        <w:r w:rsidR="00352E93">
          <w:t>Die</w:t>
        </w:r>
      </w:ins>
      <w:ins w:id="199" w:author="Lukas Lamm" w:date="2015-03-30T19:56:00Z">
        <w:r w:rsidR="00352E93">
          <w:t xml:space="preserve"> </w:t>
        </w:r>
        <w:proofErr w:type="spellStart"/>
        <w:r w:rsidR="00352E93">
          <w:t>Laravel</w:t>
        </w:r>
        <w:proofErr w:type="spellEnd"/>
        <w:r w:rsidR="00352E93">
          <w:t>-Komponente</w:t>
        </w:r>
      </w:ins>
      <w:ins w:id="200" w:author="Lukas Lamm" w:date="2015-03-30T19:58:00Z">
        <w:r w:rsidR="00352E93">
          <w:t xml:space="preserve"> kümmert sich dabei um </w:t>
        </w:r>
      </w:ins>
      <w:ins w:id="201" w:author="Lukas Lamm" w:date="2015-03-30T19:56:00Z">
        <w:r w:rsidR="00352E93">
          <w:t xml:space="preserve">die serverseitige Logik der Anwendung, wie die Auslieferung von HTML-Seiten über eine integrierte </w:t>
        </w:r>
        <w:proofErr w:type="spellStart"/>
        <w:r w:rsidR="00352E93">
          <w:t>Templating</w:t>
        </w:r>
        <w:proofErr w:type="spellEnd"/>
        <w:r w:rsidR="00352E93">
          <w:t xml:space="preserve">-Engine und die Kommunikation mit der Datenbank zur persistenten Speicherung. In </w:t>
        </w:r>
      </w:ins>
      <w:ins w:id="202" w:author="Lukas Lamm" w:date="2015-03-30T19:58:00Z">
        <w:r w:rsidR="00352E93">
          <w:fldChar w:fldCharType="begin"/>
        </w:r>
        <w:r w:rsidR="00352E93">
          <w:instrText xml:space="preserve"> REF _Ref415506918 \h </w:instrText>
        </w:r>
      </w:ins>
      <w:r w:rsidR="00352E93">
        <w:fldChar w:fldCharType="separate"/>
      </w:r>
      <w:ins w:id="203" w:author="Lukas Lamm" w:date="2015-03-30T19:58:00Z">
        <w:r w:rsidR="00352E93">
          <w:t xml:space="preserve">Abbildung </w:t>
        </w:r>
        <w:r w:rsidR="00352E93">
          <w:rPr>
            <w:noProof/>
          </w:rPr>
          <w:t>7</w:t>
        </w:r>
        <w:r w:rsidR="00352E93">
          <w:fldChar w:fldCharType="end"/>
        </w:r>
        <w:r w:rsidR="00352E93">
          <w:t xml:space="preserve"> wird auch der Aufbau nach dem Model-View-Controller-Pattern deutlich, demzufolge die grafische Repräsentation</w:t>
        </w:r>
      </w:ins>
      <w:ins w:id="204" w:author="Lukas Lamm" w:date="2015-03-30T19:59:00Z">
        <w:r w:rsidR="00352E93">
          <w:t xml:space="preserve"> (View)</w:t>
        </w:r>
      </w:ins>
      <w:ins w:id="205" w:author="Lukas Lamm" w:date="2015-03-30T19:58:00Z">
        <w:r w:rsidR="00352E93">
          <w:t xml:space="preserve"> von der Logik</w:t>
        </w:r>
      </w:ins>
      <w:ins w:id="206" w:author="Lukas Lamm" w:date="2015-03-30T19:59:00Z">
        <w:r w:rsidR="00352E93">
          <w:t xml:space="preserve"> (Controller)</w:t>
        </w:r>
      </w:ins>
      <w:ins w:id="207" w:author="Lukas Lamm" w:date="2015-03-30T19:58:00Z">
        <w:r w:rsidR="00352E93">
          <w:t xml:space="preserve"> und der Daten</w:t>
        </w:r>
      </w:ins>
      <w:ins w:id="208" w:author="Lukas Lamm" w:date="2015-03-30T19:59:00Z">
        <w:r w:rsidR="00352E93">
          <w:t>schicht (Model) getrennt ist.</w:t>
        </w:r>
      </w:ins>
      <w:ins w:id="209" w:author="Lukas Lamm" w:date="2015-03-30T20:00:00Z">
        <w:r w:rsidR="00352E93">
          <w:t xml:space="preserve"> Die </w:t>
        </w:r>
        <w:proofErr w:type="spellStart"/>
        <w:r w:rsidR="00352E93">
          <w:t>Javascript</w:t>
        </w:r>
        <w:proofErr w:type="spellEnd"/>
        <w:r w:rsidR="00352E93">
          <w:t xml:space="preserve">-Komponente der Anwendung ist ebenso nach dem MVC-Pattern aufgebaut und kümmert sich hauptsächlich um die Interaktivität der Anwendung. Beispielsweise werden die Suchmuster in </w:t>
        </w:r>
        <w:proofErr w:type="spellStart"/>
        <w:r w:rsidR="00352E93">
          <w:t>Javascript</w:t>
        </w:r>
        <w:proofErr w:type="spellEnd"/>
        <w:r w:rsidR="00352E93">
          <w:t xml:space="preserve"> vorerst clientseitig zwischengespeichert und erst beim Absenden der Suchanfrage an der Server gleitet. Weitere Aufgabengebiete sind die grafische Aufbereitung der Analysedaten und </w:t>
        </w:r>
        <w:proofErr w:type="spellStart"/>
        <w:r w:rsidR="00352E93">
          <w:t>Partiturausschnitten</w:t>
        </w:r>
        <w:proofErr w:type="spellEnd"/>
        <w:r w:rsidR="00352E93">
          <w:t>, sowie die Wiedergabe einzelner Sequenzen.</w:t>
        </w:r>
      </w:ins>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FDB712" w:rsidR="00947230" w:rsidRDefault="00305E80" w:rsidP="009C4494">
      <w:pPr>
        <w:pStyle w:val="Beschriftung"/>
        <w:ind w:left="2124" w:firstLine="708"/>
        <w:jc w:val="both"/>
      </w:pPr>
      <w:bookmarkStart w:id="210" w:name="_Ref415506918"/>
      <w:bookmarkStart w:id="211" w:name="_Toc415509575"/>
      <w:r>
        <w:t xml:space="preserve">Abbildung </w:t>
      </w:r>
      <w:fldSimple w:instr=" SEQ Abbildung \* ARABIC ">
        <w:r w:rsidR="00F373DC">
          <w:rPr>
            <w:noProof/>
          </w:rPr>
          <w:t>7</w:t>
        </w:r>
      </w:fldSimple>
      <w:bookmarkEnd w:id="210"/>
      <w:r>
        <w:t>: Systemarchitektur</w:t>
      </w:r>
      <w:bookmarkEnd w:id="211"/>
    </w:p>
    <w:p w14:paraId="33DC2AE5" w14:textId="77777777" w:rsidR="009C4494" w:rsidRPr="009C4494" w:rsidRDefault="009C4494" w:rsidP="009C4494"/>
    <w:p w14:paraId="35894020" w14:textId="7FA1566A" w:rsidR="00947230" w:rsidRDefault="00B66EF7" w:rsidP="009C4494">
      <w:pPr>
        <w:pStyle w:val="Folgeabsatz"/>
        <w:ind w:firstLine="0"/>
      </w:pPr>
      <w:del w:id="212" w:author="Lukas Lamm" w:date="2015-03-30T20:03:00Z">
        <w:r w:rsidDel="00352E93">
          <w:delText xml:space="preserve">In </w:delText>
        </w:r>
        <w:r w:rsidDel="00352E93">
          <w:fldChar w:fldCharType="begin"/>
        </w:r>
        <w:r w:rsidDel="00352E93">
          <w:delInstrText xml:space="preserve"> REF _Ref415506927 \h </w:delInstrText>
        </w:r>
        <w:r w:rsidDel="00352E93">
          <w:fldChar w:fldCharType="separate"/>
        </w:r>
        <w:r w:rsidDel="00352E93">
          <w:delText xml:space="preserve">Abbildung </w:delText>
        </w:r>
        <w:r w:rsidDel="00352E93">
          <w:rPr>
            <w:noProof/>
          </w:rPr>
          <w:delText>8</w:delText>
        </w:r>
        <w:r w:rsidDel="00352E93">
          <w:fldChar w:fldCharType="end"/>
        </w:r>
        <w:r w:rsidR="00947230" w:rsidDel="00352E93">
          <w:delText xml:space="preserve"> ist das Datenbankschema in Form eines UML-Diagramms visualisiert.</w:delText>
        </w:r>
      </w:del>
      <w:ins w:id="213" w:author="Lukas Lamm" w:date="2015-03-30T20:03:00Z">
        <w:r w:rsidR="00352E93">
          <w:t>Um dem Nutzer die Möglichkeit zu bieten seine Arbeit ohne zusätzliche Speicherung immer aktuell zu halten wurde ein einfaches Datenbankschema entwickelt</w:t>
        </w:r>
      </w:ins>
      <w:ins w:id="214" w:author="Lukas Lamm" w:date="2015-03-30T20:08:00Z">
        <w:r w:rsidR="009B2BD0">
          <w:t xml:space="preserve">, welches in </w:t>
        </w:r>
        <w:r w:rsidR="009B2BD0">
          <w:fldChar w:fldCharType="begin"/>
        </w:r>
        <w:r w:rsidR="009B2BD0">
          <w:instrText xml:space="preserve"> REF _Ref415506927 \h </w:instrText>
        </w:r>
      </w:ins>
      <w:r w:rsidR="009B2BD0">
        <w:fldChar w:fldCharType="separate"/>
      </w:r>
      <w:ins w:id="215" w:author="Lukas Lamm" w:date="2015-03-30T20:08:00Z">
        <w:r w:rsidR="009B2BD0">
          <w:t xml:space="preserve">Abbildung </w:t>
        </w:r>
        <w:r w:rsidR="009B2BD0">
          <w:rPr>
            <w:noProof/>
          </w:rPr>
          <w:t>8</w:t>
        </w:r>
        <w:r w:rsidR="009B2BD0">
          <w:fldChar w:fldCharType="end"/>
        </w:r>
        <w:r w:rsidR="009B2BD0">
          <w:t xml:space="preserve"> als ERM-Model aufgeführt ist</w:t>
        </w:r>
      </w:ins>
      <w:ins w:id="216" w:author="Lukas Lamm" w:date="2015-03-30T20:03:00Z">
        <w:r w:rsidR="00352E93">
          <w:t xml:space="preserve">. Den Nutzern wird dabei beim ersten betreten der Anwendung eine ID zugewiesen, die gleichzeitig als Cookie beim Nutzer im Browser hinterlegt wird. Auf den Server geladene Dateien werden entsprechend </w:t>
        </w:r>
        <w:r w:rsidR="009B2BD0">
          <w:t xml:space="preserve">mit dem Nutzer referenziert, ebenso wie einem </w:t>
        </w:r>
      </w:ins>
      <w:ins w:id="217" w:author="Lukas Lamm" w:date="2015-03-30T20:06:00Z">
        <w:r w:rsidR="009B2BD0">
          <w:rPr>
            <w:i/>
          </w:rPr>
          <w:lastRenderedPageBreak/>
          <w:t>Upload</w:t>
        </w:r>
        <w:r w:rsidR="009B2BD0">
          <w:t>-Objekt nach erfolgreicher Analyse dessen Ergebnisse zugeordnet werden. Bei der Konzeption wurde bewusst auf eine aufwendige Nutzerverwaltung mit Registrierung und Anmeldung verzichtet, da dies den</w:t>
        </w:r>
      </w:ins>
      <w:ins w:id="218" w:author="Lukas Lamm" w:date="2015-03-30T20:07:00Z">
        <w:r w:rsidR="009B2BD0">
          <w:t xml:space="preserve"> schnellen</w:t>
        </w:r>
      </w:ins>
      <w:ins w:id="219" w:author="Lukas Lamm" w:date="2015-03-30T20:06:00Z">
        <w:r w:rsidR="009B2BD0">
          <w:t xml:space="preserve"> Einstieg oft erheblich behindert.</w:t>
        </w:r>
      </w:ins>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18B9C4C5" w14:textId="16652C65" w:rsidR="006C052A" w:rsidRPr="006C052A" w:rsidRDefault="00305E80" w:rsidP="009C4494">
      <w:pPr>
        <w:pStyle w:val="Beschriftung"/>
        <w:ind w:left="2124" w:firstLine="708"/>
        <w:jc w:val="both"/>
      </w:pPr>
      <w:bookmarkStart w:id="220" w:name="_Ref415506927"/>
      <w:bookmarkStart w:id="221" w:name="_Toc415509576"/>
      <w:r>
        <w:t xml:space="preserve">Abbildung </w:t>
      </w:r>
      <w:fldSimple w:instr=" SEQ Abbildung \* ARABIC ">
        <w:r w:rsidR="00F373DC">
          <w:rPr>
            <w:noProof/>
          </w:rPr>
          <w:t>8</w:t>
        </w:r>
      </w:fldSimple>
      <w:bookmarkEnd w:id="220"/>
      <w:r>
        <w:t>: Datenbankschema</w:t>
      </w:r>
      <w:bookmarkEnd w:id="221"/>
    </w:p>
    <w:p w14:paraId="682B1533" w14:textId="1AD94037" w:rsidR="0094230B" w:rsidRDefault="00516BC3" w:rsidP="009A2659">
      <w:pPr>
        <w:pStyle w:val="berschrift1"/>
      </w:pPr>
      <w:bookmarkStart w:id="222" w:name="_Toc415509591"/>
      <w:r w:rsidRPr="00F12111">
        <w:t>Ausblick</w:t>
      </w:r>
      <w:bookmarkEnd w:id="222"/>
    </w:p>
    <w:p w14:paraId="522B76B1" w14:textId="0500C39E" w:rsidR="009A2659" w:rsidRDefault="009A2659" w:rsidP="009A2659">
      <w:r>
        <w:t xml:space="preserve">Eine Funktion, die nicht mehr implementiert wurde ist das Abspielen einzelner, hochgeladener Musikstücke. </w:t>
      </w:r>
      <w:r w:rsidR="00F0397C">
        <w:t xml:space="preserve">Der </w:t>
      </w:r>
      <w:r>
        <w:t xml:space="preserve">Grund hierfür ist, dass bei den Tests gegen Ende des Projektes noch einige Bugs gefunden wurden und die verbleibende Zeit damit verbracht wurde, diese zu beheben. </w:t>
      </w:r>
    </w:p>
    <w:p w14:paraId="0480E230" w14:textId="56B528B3" w:rsidR="009A2659" w:rsidRDefault="009A2659" w:rsidP="009A2659">
      <w:pPr>
        <w:pStyle w:val="Folgeabsatz"/>
        <w:rPr>
          <w:ins w:id="223" w:author="Lukas Lamm" w:date="2015-03-30T19:40:00Z"/>
        </w:rPr>
      </w:pPr>
      <w:r>
        <w:t>Eine Erweiterungsmöglichkeit des Music-XML-Analyzer wäre, die Beschränkung auf das Format Music-XML aufzuheben, um so andere Dateitypen hochladen und analysieren zu können</w:t>
      </w:r>
      <w:r w:rsidR="00F47BD8">
        <w:t xml:space="preserve">. </w:t>
      </w:r>
    </w:p>
    <w:p w14:paraId="68C31A21" w14:textId="77777777" w:rsidR="00377CCB" w:rsidRPr="009A2659" w:rsidRDefault="00377CCB" w:rsidP="009A2659">
      <w:pPr>
        <w:pStyle w:val="Folgeabsatz"/>
      </w:pPr>
    </w:p>
    <w:p w14:paraId="57D92309" w14:textId="493BBB3D" w:rsidR="00516BC3" w:rsidDel="00377CCB" w:rsidRDefault="00377CCB">
      <w:pPr>
        <w:pStyle w:val="berschrift1"/>
        <w:numPr>
          <w:ilvl w:val="0"/>
          <w:numId w:val="0"/>
        </w:numPr>
        <w:ind w:left="432" w:hanging="432"/>
        <w:rPr>
          <w:del w:id="224" w:author="Lukas Lamm" w:date="2015-03-30T19:40:00Z"/>
        </w:rPr>
        <w:pPrChange w:id="225" w:author="Lukas Lamm" w:date="2015-03-30T19:45:00Z">
          <w:pPr>
            <w:pStyle w:val="berschrift1"/>
          </w:pPr>
        </w:pPrChange>
      </w:pPr>
      <w:bookmarkStart w:id="226" w:name="_Toc415509592"/>
      <w:ins w:id="227" w:author="Lukas Lamm" w:date="2015-03-30T19:39:00Z">
        <w:r>
          <w:t xml:space="preserve">Anhang A </w:t>
        </w:r>
      </w:ins>
      <w:del w:id="228" w:author="Lukas Lamm" w:date="2015-03-30T19:41:00Z">
        <w:r w:rsidR="00516BC3" w:rsidDel="00377CCB">
          <w:delText>Digitaler Anhang</w:delText>
        </w:r>
      </w:del>
      <w:ins w:id="229" w:author="Lukas Lamm" w:date="2015-03-30T19:41:00Z">
        <w:r>
          <w:t>User Stories</w:t>
        </w:r>
      </w:ins>
      <w:bookmarkEnd w:id="226"/>
    </w:p>
    <w:p w14:paraId="00DC78BD" w14:textId="77777777" w:rsidR="005554DB" w:rsidRPr="005554DB" w:rsidDel="00377CCB" w:rsidRDefault="005554DB">
      <w:pPr>
        <w:pStyle w:val="berschrift1"/>
        <w:numPr>
          <w:ilvl w:val="0"/>
          <w:numId w:val="0"/>
        </w:numPr>
        <w:ind w:left="432" w:hanging="432"/>
        <w:rPr>
          <w:del w:id="230" w:author="Lukas Lamm" w:date="2015-03-30T19:41:00Z"/>
        </w:rPr>
        <w:pPrChange w:id="231" w:author="Lukas Lamm" w:date="2015-03-30T19:45:00Z">
          <w:pPr/>
        </w:pPrChange>
      </w:pPr>
    </w:p>
    <w:p w14:paraId="4022047C" w14:textId="44E7021C" w:rsidR="000147EF" w:rsidRPr="0094230B" w:rsidDel="00377CCB" w:rsidRDefault="00297459">
      <w:pPr>
        <w:pStyle w:val="berschrift1"/>
        <w:numPr>
          <w:ilvl w:val="0"/>
          <w:numId w:val="0"/>
        </w:numPr>
        <w:ind w:left="432" w:hanging="432"/>
        <w:rPr>
          <w:del w:id="232" w:author="Lukas Lamm" w:date="2015-03-30T19:40:00Z"/>
        </w:rPr>
        <w:pPrChange w:id="233" w:author="Lukas Lamm" w:date="2015-03-30T19:45:00Z">
          <w:pPr>
            <w:pStyle w:val="StandardWeb"/>
            <w:spacing w:before="0" w:beforeAutospacing="0" w:after="0" w:afterAutospacing="0"/>
            <w:jc w:val="both"/>
            <w:textAlignment w:val="baseline"/>
          </w:pPr>
        </w:pPrChange>
      </w:pPr>
      <w:del w:id="234" w:author="Lukas Lamm" w:date="2015-03-30T19:38:00Z">
        <w:r w:rsidDel="00377CCB">
          <w:delText xml:space="preserve">A1: </w:delText>
        </w:r>
      </w:del>
    </w:p>
    <w:p w14:paraId="1ECD73CB" w14:textId="036CFC84" w:rsidR="0094230B" w:rsidDel="00377CCB" w:rsidRDefault="0094230B">
      <w:pPr>
        <w:pStyle w:val="berschrift1"/>
        <w:numPr>
          <w:ilvl w:val="0"/>
          <w:numId w:val="0"/>
        </w:numPr>
        <w:ind w:left="432" w:hanging="432"/>
        <w:rPr>
          <w:del w:id="235" w:author="Lukas Lamm" w:date="2015-03-30T19:40:00Z"/>
          <w:rFonts w:ascii="Frutiger Next LT W1G" w:hAnsi="Frutiger Next LT W1G"/>
          <w:color w:val="000000"/>
          <w:sz w:val="23"/>
          <w:szCs w:val="23"/>
          <w:lang w:val="en-US"/>
        </w:rPr>
        <w:pPrChange w:id="236" w:author="Lukas Lamm" w:date="2015-03-30T19:45:00Z">
          <w:pPr>
            <w:pStyle w:val="StandardWeb"/>
            <w:spacing w:before="0" w:beforeAutospacing="0" w:after="0" w:afterAutospacing="0"/>
            <w:jc w:val="both"/>
            <w:textAlignment w:val="baseline"/>
          </w:pPr>
        </w:pPrChange>
      </w:pPr>
    </w:p>
    <w:p w14:paraId="14BB790A" w14:textId="6FE15A20" w:rsidR="0094230B" w:rsidDel="00377CCB" w:rsidRDefault="00297459">
      <w:pPr>
        <w:pStyle w:val="berschrift1"/>
        <w:numPr>
          <w:ilvl w:val="0"/>
          <w:numId w:val="0"/>
        </w:numPr>
        <w:ind w:left="432" w:hanging="432"/>
        <w:rPr>
          <w:del w:id="237" w:author="Lukas Lamm" w:date="2015-03-30T19:40:00Z"/>
          <w:rFonts w:ascii="Frutiger Next LT W1G" w:hAnsi="Frutiger Next LT W1G"/>
          <w:color w:val="000000"/>
          <w:sz w:val="23"/>
          <w:szCs w:val="23"/>
          <w:lang w:val="en-US"/>
        </w:rPr>
        <w:pPrChange w:id="238" w:author="Lukas Lamm" w:date="2015-03-30T19:45:00Z">
          <w:pPr>
            <w:pStyle w:val="StandardWeb"/>
            <w:spacing w:before="0" w:beforeAutospacing="0" w:after="0" w:afterAutospacing="0"/>
            <w:jc w:val="both"/>
            <w:textAlignment w:val="baseline"/>
          </w:pPr>
        </w:pPrChange>
      </w:pPr>
      <w:del w:id="239" w:author="Lukas Lamm" w:date="2015-03-30T19:40:00Z">
        <w:r w:rsidDel="00377CCB">
          <w:rPr>
            <w:rFonts w:ascii="Frutiger Next LT W1G" w:hAnsi="Frutiger Next LT W1G"/>
            <w:b/>
            <w:color w:val="000000"/>
            <w:sz w:val="23"/>
            <w:szCs w:val="23"/>
            <w:lang w:val="en-US"/>
          </w:rPr>
          <w:delText xml:space="preserve">A2: </w:delText>
        </w:r>
      </w:del>
    </w:p>
    <w:p w14:paraId="771F32F8" w14:textId="334B768F" w:rsidR="0094230B" w:rsidDel="00377CCB" w:rsidRDefault="0094230B">
      <w:pPr>
        <w:pStyle w:val="berschrift1"/>
        <w:numPr>
          <w:ilvl w:val="0"/>
          <w:numId w:val="0"/>
        </w:numPr>
        <w:ind w:left="432" w:hanging="432"/>
        <w:rPr>
          <w:del w:id="240" w:author="Lukas Lamm" w:date="2015-03-30T19:40:00Z"/>
          <w:rFonts w:ascii="Frutiger Next LT W1G" w:hAnsi="Frutiger Next LT W1G"/>
          <w:color w:val="000000"/>
          <w:sz w:val="23"/>
          <w:szCs w:val="23"/>
          <w:lang w:val="en-US"/>
        </w:rPr>
        <w:pPrChange w:id="241" w:author="Lukas Lamm" w:date="2015-03-30T19:45:00Z">
          <w:pPr>
            <w:pStyle w:val="StandardWeb"/>
            <w:spacing w:before="0" w:beforeAutospacing="0" w:after="0" w:afterAutospacing="0"/>
            <w:jc w:val="both"/>
            <w:textAlignment w:val="baseline"/>
          </w:pPr>
        </w:pPrChange>
      </w:pPr>
    </w:p>
    <w:p w14:paraId="6E5B54DC" w14:textId="1352C102" w:rsidR="0094230B" w:rsidDel="00377CCB" w:rsidRDefault="00286AD8">
      <w:pPr>
        <w:pStyle w:val="berschrift1"/>
        <w:numPr>
          <w:ilvl w:val="0"/>
          <w:numId w:val="0"/>
        </w:numPr>
        <w:ind w:left="432" w:hanging="432"/>
        <w:rPr>
          <w:del w:id="242" w:author="Lukas Lamm" w:date="2015-03-30T19:40:00Z"/>
          <w:rFonts w:ascii="Frutiger Next LT W1G" w:hAnsi="Frutiger Next LT W1G"/>
          <w:color w:val="000000"/>
          <w:sz w:val="23"/>
          <w:szCs w:val="23"/>
          <w:lang w:val="en-US"/>
        </w:rPr>
        <w:pPrChange w:id="243" w:author="Lukas Lamm" w:date="2015-03-30T19:45:00Z">
          <w:pPr>
            <w:pStyle w:val="StandardWeb"/>
            <w:spacing w:before="0" w:beforeAutospacing="0" w:after="0" w:afterAutospacing="0"/>
            <w:jc w:val="both"/>
            <w:textAlignment w:val="baseline"/>
          </w:pPr>
        </w:pPrChange>
      </w:pPr>
      <w:del w:id="244" w:author="Lukas Lamm" w:date="2015-03-30T19:40:00Z">
        <w:r w:rsidDel="00377CCB">
          <w:rPr>
            <w:rFonts w:ascii="Frutiger Next LT W1G" w:hAnsi="Frutiger Next LT W1G"/>
            <w:b/>
            <w:color w:val="000000"/>
            <w:sz w:val="23"/>
            <w:szCs w:val="23"/>
            <w:lang w:val="en-US"/>
          </w:rPr>
          <w:delText>A3</w:delText>
        </w:r>
        <w:r w:rsidR="00297459" w:rsidDel="00377CCB">
          <w:rPr>
            <w:rFonts w:ascii="Frutiger Next LT W1G" w:hAnsi="Frutiger Next LT W1G"/>
            <w:b/>
            <w:color w:val="000000"/>
            <w:sz w:val="23"/>
            <w:szCs w:val="23"/>
            <w:lang w:val="en-US"/>
          </w:rPr>
          <w:delText xml:space="preserve">: </w:delText>
        </w:r>
      </w:del>
    </w:p>
    <w:p w14:paraId="40D35D2E" w14:textId="77777777" w:rsidR="0094230B" w:rsidRDefault="0094230B">
      <w:pPr>
        <w:pStyle w:val="berschrift1"/>
        <w:numPr>
          <w:ilvl w:val="0"/>
          <w:numId w:val="0"/>
        </w:numPr>
        <w:ind w:left="432" w:hanging="432"/>
        <w:rPr>
          <w:lang w:val="en-US"/>
        </w:rPr>
        <w:pPrChange w:id="245" w:author="Lukas Lamm" w:date="2015-03-30T19:45:00Z">
          <w:pPr>
            <w:pStyle w:val="StandardWeb"/>
            <w:spacing w:before="0" w:beforeAutospacing="0" w:after="0" w:afterAutospacing="0"/>
            <w:jc w:val="both"/>
            <w:textAlignment w:val="baseline"/>
          </w:pPr>
        </w:pPrChange>
      </w:pPr>
    </w:p>
    <w:p w14:paraId="48FA7A67" w14:textId="77777777" w:rsidR="00FD2692" w:rsidRDefault="00FD2692">
      <w:pPr>
        <w:pStyle w:val="Listenabsatz"/>
        <w:numPr>
          <w:ilvl w:val="0"/>
          <w:numId w:val="43"/>
        </w:numPr>
        <w:rPr>
          <w:ins w:id="246" w:author="Lukas Lamm" w:date="2015-03-30T19:47:00Z"/>
        </w:rPr>
        <w:pPrChange w:id="247" w:author="Lukas Lamm" w:date="2015-03-30T19:48:00Z">
          <w:pPr/>
        </w:pPrChange>
      </w:pPr>
      <w:ins w:id="248" w:author="Lukas Lamm" w:date="2015-03-30T19:47:00Z">
        <w:r>
          <w:t>„</w:t>
        </w:r>
      </w:ins>
      <w:ins w:id="249" w:author="Lukas Lamm" w:date="2015-03-30T19:46:00Z">
        <w:r>
          <w:t xml:space="preserve">As a </w:t>
        </w:r>
        <w:proofErr w:type="spellStart"/>
        <w:r>
          <w:t>user</w:t>
        </w:r>
        <w:proofErr w:type="spellEnd"/>
        <w:r>
          <w:t xml:space="preserve"> i </w:t>
        </w:r>
        <w:proofErr w:type="spellStart"/>
        <w:r>
          <w:t>want</w:t>
        </w:r>
        <w:proofErr w:type="spellEnd"/>
        <w:r>
          <w:t xml:space="preserve"> </w:t>
        </w:r>
        <w:proofErr w:type="spellStart"/>
        <w:r>
          <w:t>to</w:t>
        </w:r>
      </w:ins>
      <w:proofErr w:type="spellEnd"/>
      <w:ins w:id="250" w:author="Lukas Lamm" w:date="2015-03-30T19:47:00Z">
        <w:r>
          <w:t xml:space="preserve"> </w:t>
        </w:r>
      </w:ins>
      <w:proofErr w:type="spellStart"/>
      <w:ins w:id="251" w:author="Lukas Lamm" w:date="2015-03-30T19:46:00Z">
        <w:r>
          <w:t>upload</w:t>
        </w:r>
        <w:proofErr w:type="spellEnd"/>
        <w:r>
          <w:t xml:space="preserve"> </w:t>
        </w:r>
        <w:proofErr w:type="spellStart"/>
        <w:r>
          <w:t>music</w:t>
        </w:r>
        <w:proofErr w:type="spellEnd"/>
        <w:r>
          <w:t xml:space="preserve"> </w:t>
        </w:r>
        <w:proofErr w:type="spellStart"/>
        <w:r>
          <w:t>xml</w:t>
        </w:r>
        <w:proofErr w:type="spellEnd"/>
        <w:r>
          <w:t xml:space="preserve"> </w:t>
        </w:r>
        <w:proofErr w:type="spellStart"/>
        <w:r>
          <w:t>files</w:t>
        </w:r>
        <w:proofErr w:type="spellEnd"/>
        <w:r>
          <w:t xml:space="preserve">, so </w:t>
        </w:r>
        <w:proofErr w:type="spellStart"/>
        <w:r>
          <w:t>that</w:t>
        </w:r>
        <w:proofErr w:type="spellEnd"/>
        <w:r>
          <w:t xml:space="preserve"> </w:t>
        </w:r>
        <w:proofErr w:type="spellStart"/>
        <w:r>
          <w:t>i’m</w:t>
        </w:r>
        <w:proofErr w:type="spellEnd"/>
        <w:r>
          <w:t xml:space="preserve"> </w:t>
        </w:r>
        <w:proofErr w:type="spellStart"/>
        <w:r>
          <w:t>free</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data</w:t>
        </w:r>
      </w:ins>
      <w:proofErr w:type="spellEnd"/>
      <w:ins w:id="252" w:author="Lukas Lamm" w:date="2015-03-30T19:47:00Z">
        <w:r>
          <w:t>“</w:t>
        </w:r>
      </w:ins>
    </w:p>
    <w:p w14:paraId="65428C68" w14:textId="77777777" w:rsidR="00FD2692" w:rsidRDefault="00FD2692">
      <w:pPr>
        <w:pStyle w:val="Listenabsatz"/>
        <w:numPr>
          <w:ilvl w:val="0"/>
          <w:numId w:val="42"/>
        </w:numPr>
        <w:rPr>
          <w:ins w:id="253" w:author="Lukas Lamm" w:date="2015-03-30T19:47:00Z"/>
        </w:rPr>
        <w:pPrChange w:id="254" w:author="Lukas Lamm" w:date="2015-03-30T19:48:00Z">
          <w:pPr/>
        </w:pPrChange>
      </w:pPr>
      <w:proofErr w:type="spellStart"/>
      <w:ins w:id="255" w:author="Lukas Lamm" w:date="2015-03-30T19:47:00Z">
        <w:r>
          <w:t>Acceptance</w:t>
        </w:r>
        <w:proofErr w:type="spellEnd"/>
        <w:r>
          <w:t xml:space="preserve"> </w:t>
        </w:r>
        <w:proofErr w:type="spellStart"/>
        <w:r>
          <w:t>criteria</w:t>
        </w:r>
        <w:proofErr w:type="spellEnd"/>
        <w:r>
          <w:t>:</w:t>
        </w:r>
      </w:ins>
    </w:p>
    <w:p w14:paraId="3F6207C9" w14:textId="77777777" w:rsidR="00FD2692" w:rsidRDefault="00FD2692">
      <w:pPr>
        <w:pStyle w:val="Listenabsatz"/>
        <w:numPr>
          <w:ilvl w:val="1"/>
          <w:numId w:val="42"/>
        </w:numPr>
        <w:rPr>
          <w:ins w:id="256" w:author="Lukas Lamm" w:date="2015-03-30T19:47:00Z"/>
        </w:rPr>
        <w:pPrChange w:id="257" w:author="Lukas Lamm" w:date="2015-03-30T19:48:00Z">
          <w:pPr/>
        </w:pPrChange>
      </w:pPr>
      <w:proofErr w:type="spellStart"/>
      <w:ins w:id="258" w:author="Lukas Lamm" w:date="2015-03-30T19:46:00Z">
        <w:r>
          <w:t>visual</w:t>
        </w:r>
        <w:proofErr w:type="spellEnd"/>
        <w:r>
          <w:t xml:space="preserve"> </w:t>
        </w:r>
        <w:proofErr w:type="spellStart"/>
        <w:r>
          <w:t>feedback</w:t>
        </w:r>
        <w:proofErr w:type="spellEnd"/>
        <w:r>
          <w:t xml:space="preserve"> </w:t>
        </w:r>
        <w:proofErr w:type="spellStart"/>
        <w:r>
          <w:t>is</w:t>
        </w:r>
        <w:proofErr w:type="spellEnd"/>
        <w:r>
          <w:t xml:space="preserve"> </w:t>
        </w:r>
        <w:proofErr w:type="spellStart"/>
        <w:r>
          <w:t>given</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ins>
      <w:proofErr w:type="spellEnd"/>
    </w:p>
    <w:p w14:paraId="1F0E14B2" w14:textId="2ED17147" w:rsidR="00FD2692" w:rsidRDefault="00FD2692">
      <w:pPr>
        <w:pStyle w:val="Listenabsatz"/>
        <w:numPr>
          <w:ilvl w:val="1"/>
          <w:numId w:val="42"/>
        </w:numPr>
        <w:rPr>
          <w:ins w:id="259" w:author="Lukas Lamm" w:date="2015-03-30T19:46:00Z"/>
        </w:rPr>
        <w:pPrChange w:id="260" w:author="Lukas Lamm" w:date="2015-03-30T19:48:00Z">
          <w:pPr/>
        </w:pPrChange>
      </w:pPr>
      <w:proofErr w:type="spellStart"/>
      <w:ins w:id="261" w:author="Lukas Lamm" w:date="2015-03-30T19:46:00Z">
        <w:r>
          <w:t>file</w:t>
        </w:r>
        <w:proofErr w:type="spellEnd"/>
        <w:r>
          <w:t xml:space="preserve"> </w:t>
        </w:r>
        <w:proofErr w:type="spellStart"/>
        <w:r>
          <w:t>is</w:t>
        </w:r>
        <w:proofErr w:type="spellEnd"/>
        <w:r>
          <w:t xml:space="preserve"> </w:t>
        </w:r>
        <w:proofErr w:type="spellStart"/>
        <w:r>
          <w:t>stored</w:t>
        </w:r>
        <w:proofErr w:type="spellEnd"/>
        <w:r>
          <w:t xml:space="preserve"> on </w:t>
        </w:r>
        <w:proofErr w:type="spellStart"/>
        <w:r>
          <w:t>the</w:t>
        </w:r>
        <w:proofErr w:type="spellEnd"/>
        <w:r>
          <w:t xml:space="preserve"> </w:t>
        </w:r>
        <w:proofErr w:type="spellStart"/>
        <w:r>
          <w:t>server</w:t>
        </w:r>
        <w:proofErr w:type="spellEnd"/>
      </w:ins>
    </w:p>
    <w:p w14:paraId="7A3CB6F2" w14:textId="77777777" w:rsidR="00FD2692" w:rsidRDefault="00FD2692" w:rsidP="00FD2692">
      <w:pPr>
        <w:rPr>
          <w:ins w:id="262" w:author="Lukas Lamm" w:date="2015-03-30T19:46:00Z"/>
        </w:rPr>
      </w:pPr>
    </w:p>
    <w:p w14:paraId="3A5A6A05" w14:textId="72111189" w:rsidR="00FD2692" w:rsidRDefault="00FD2692">
      <w:pPr>
        <w:pStyle w:val="Listenabsatz"/>
        <w:numPr>
          <w:ilvl w:val="0"/>
          <w:numId w:val="43"/>
        </w:numPr>
        <w:rPr>
          <w:ins w:id="263" w:author="Lukas Lamm" w:date="2015-03-30T19:48:00Z"/>
        </w:rPr>
        <w:pPrChange w:id="264" w:author="Lukas Lamm" w:date="2015-03-30T19:48:00Z">
          <w:pPr/>
        </w:pPrChange>
      </w:pPr>
      <w:ins w:id="265" w:author="Lukas Lamm" w:date="2015-03-30T19:47:00Z">
        <w:r>
          <w:lastRenderedPageBreak/>
          <w:t>„</w:t>
        </w:r>
        <w:r w:rsidRPr="00FD2692">
          <w:t>As</w:t>
        </w:r>
        <w:r>
          <w:t xml:space="preserve">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266" w:author="Lukas Lamm" w:date="2015-03-30T19:46:00Z">
        <w:r>
          <w:t>receive</w:t>
        </w:r>
        <w:proofErr w:type="spellEnd"/>
        <w:r>
          <w:t xml:space="preserve"> immediate </w:t>
        </w:r>
        <w:proofErr w:type="spellStart"/>
        <w:r>
          <w:t>information</w:t>
        </w:r>
        <w:proofErr w:type="spellEnd"/>
        <w:r>
          <w:t xml:space="preserve"> (</w:t>
        </w:r>
        <w:proofErr w:type="spellStart"/>
        <w:r>
          <w:t>automatic</w:t>
        </w:r>
        <w:proofErr w:type="spellEnd"/>
        <w:r>
          <w:t xml:space="preserve"> </w:t>
        </w:r>
        <w:proofErr w:type="spellStart"/>
        <w:r>
          <w:t>analyzation</w:t>
        </w:r>
        <w:proofErr w:type="spellEnd"/>
        <w:r>
          <w:t xml:space="preserve">) </w:t>
        </w:r>
        <w:proofErr w:type="spellStart"/>
        <w:r>
          <w:t>about</w:t>
        </w:r>
        <w:proofErr w:type="spellEnd"/>
        <w:r>
          <w:t xml:space="preserve"> </w:t>
        </w:r>
        <w:proofErr w:type="spellStart"/>
        <w:r>
          <w:t>my</w:t>
        </w:r>
        <w:proofErr w:type="spellEnd"/>
        <w:r>
          <w:t xml:space="preserve"> </w:t>
        </w:r>
        <w:proofErr w:type="spellStart"/>
        <w:r>
          <w:t>uploaded</w:t>
        </w:r>
        <w:proofErr w:type="spellEnd"/>
        <w:r>
          <w:t xml:space="preserve"> </w:t>
        </w:r>
        <w:proofErr w:type="spellStart"/>
        <w:r>
          <w:t>data</w:t>
        </w:r>
        <w:proofErr w:type="spellEnd"/>
        <w:r>
          <w:t xml:space="preserve">, so </w:t>
        </w:r>
        <w:proofErr w:type="spellStart"/>
        <w:r>
          <w:t>that</w:t>
        </w:r>
        <w:proofErr w:type="spellEnd"/>
        <w:r>
          <w:t xml:space="preserve"> i </w:t>
        </w:r>
        <w:proofErr w:type="spellStart"/>
        <w:r>
          <w:t>get</w:t>
        </w:r>
        <w:proofErr w:type="spellEnd"/>
        <w:r>
          <w:t xml:space="preserve"> a </w:t>
        </w:r>
        <w:proofErr w:type="spellStart"/>
        <w:r>
          <w:t>short</w:t>
        </w:r>
        <w:proofErr w:type="spellEnd"/>
        <w:r>
          <w:t xml:space="preserve"> </w:t>
        </w:r>
        <w:proofErr w:type="spellStart"/>
        <w:r>
          <w:t>overview</w:t>
        </w:r>
        <w:proofErr w:type="spellEnd"/>
        <w:r>
          <w:t xml:space="preserve"> </w:t>
        </w:r>
        <w:proofErr w:type="spellStart"/>
        <w:r>
          <w:t>about</w:t>
        </w:r>
        <w:proofErr w:type="spellEnd"/>
        <w:r>
          <w:t xml:space="preserve"> </w:t>
        </w:r>
        <w:proofErr w:type="spellStart"/>
        <w:r>
          <w:t>that</w:t>
        </w:r>
        <w:proofErr w:type="spellEnd"/>
        <w:r>
          <w:t xml:space="preserve"> </w:t>
        </w:r>
        <w:proofErr w:type="spellStart"/>
        <w:r>
          <w:t>data</w:t>
        </w:r>
      </w:ins>
      <w:proofErr w:type="spellEnd"/>
      <w:ins w:id="267" w:author="Lukas Lamm" w:date="2015-03-30T19:47:00Z">
        <w:r>
          <w:t>“</w:t>
        </w:r>
      </w:ins>
    </w:p>
    <w:p w14:paraId="697B6F45" w14:textId="77777777" w:rsidR="00FD2692" w:rsidRDefault="00FD2692">
      <w:pPr>
        <w:pStyle w:val="Listenabsatz"/>
        <w:numPr>
          <w:ilvl w:val="0"/>
          <w:numId w:val="42"/>
        </w:numPr>
        <w:rPr>
          <w:ins w:id="268" w:author="Lukas Lamm" w:date="2015-03-30T19:48:00Z"/>
        </w:rPr>
        <w:pPrChange w:id="269" w:author="Lukas Lamm" w:date="2015-03-30T19:48:00Z">
          <w:pPr/>
        </w:pPrChange>
      </w:pPr>
      <w:proofErr w:type="spellStart"/>
      <w:ins w:id="270" w:author="Lukas Lamm" w:date="2015-03-30T19:48:00Z">
        <w:r>
          <w:t>Acceptance</w:t>
        </w:r>
        <w:proofErr w:type="spellEnd"/>
        <w:r>
          <w:t xml:space="preserve"> </w:t>
        </w:r>
        <w:proofErr w:type="spellStart"/>
        <w:r>
          <w:t>criteria</w:t>
        </w:r>
        <w:proofErr w:type="spellEnd"/>
        <w:r>
          <w:t>:</w:t>
        </w:r>
      </w:ins>
    </w:p>
    <w:p w14:paraId="4747F4FC" w14:textId="77777777" w:rsidR="00FD2692" w:rsidRDefault="00FD2692">
      <w:pPr>
        <w:pStyle w:val="Listenabsatz"/>
        <w:numPr>
          <w:ilvl w:val="1"/>
          <w:numId w:val="42"/>
        </w:numPr>
        <w:rPr>
          <w:ins w:id="271" w:author="Lukas Lamm" w:date="2015-03-30T19:48:00Z"/>
        </w:rPr>
        <w:pPrChange w:id="272" w:author="Lukas Lamm" w:date="2015-03-30T19:48:00Z">
          <w:pPr/>
        </w:pPrChange>
      </w:pPr>
      <w:proofErr w:type="spellStart"/>
      <w:ins w:id="273" w:author="Lukas Lamm" w:date="2015-03-30T19:46:00Z">
        <w:r>
          <w:t>visual</w:t>
        </w:r>
        <w:proofErr w:type="spellEnd"/>
        <w:r>
          <w:t xml:space="preserve"> </w:t>
        </w:r>
        <w:proofErr w:type="spellStart"/>
        <w:r>
          <w:t>feedback</w:t>
        </w:r>
        <w:proofErr w:type="spellEnd"/>
        <w:r>
          <w:t xml:space="preserve"> </w:t>
        </w:r>
        <w:proofErr w:type="spellStart"/>
        <w:r>
          <w:t>while</w:t>
        </w:r>
        <w:proofErr w:type="spellEnd"/>
        <w:r>
          <w:t xml:space="preserve"> </w:t>
        </w:r>
        <w:proofErr w:type="spellStart"/>
        <w:r>
          <w:t>server</w:t>
        </w:r>
        <w:proofErr w:type="spellEnd"/>
        <w:r>
          <w:t xml:space="preserve"> </w:t>
        </w:r>
        <w:proofErr w:type="spellStart"/>
        <w:r>
          <w:t>is</w:t>
        </w:r>
        <w:proofErr w:type="spellEnd"/>
        <w:r>
          <w:t xml:space="preserve"> </w:t>
        </w:r>
        <w:proofErr w:type="spellStart"/>
        <w:r>
          <w:t>analyzing</w:t>
        </w:r>
        <w:proofErr w:type="spellEnd"/>
        <w:r>
          <w:t xml:space="preserve"> </w:t>
        </w:r>
        <w:proofErr w:type="spellStart"/>
        <w:r>
          <w:t>uploadded</w:t>
        </w:r>
        <w:proofErr w:type="spellEnd"/>
        <w:r>
          <w:t xml:space="preserve"> </w:t>
        </w:r>
        <w:proofErr w:type="spellStart"/>
        <w:r>
          <w:t>data</w:t>
        </w:r>
      </w:ins>
      <w:proofErr w:type="spellEnd"/>
    </w:p>
    <w:p w14:paraId="365A5F99" w14:textId="2E8E43C9" w:rsidR="00FD2692" w:rsidRDefault="00FD2692">
      <w:pPr>
        <w:pStyle w:val="Listenabsatz"/>
        <w:numPr>
          <w:ilvl w:val="1"/>
          <w:numId w:val="42"/>
        </w:numPr>
        <w:rPr>
          <w:ins w:id="274" w:author="Lukas Lamm" w:date="2015-03-30T19:46:00Z"/>
        </w:rPr>
        <w:pPrChange w:id="275" w:author="Lukas Lamm" w:date="2015-03-30T19:48:00Z">
          <w:pPr/>
        </w:pPrChange>
      </w:pPr>
      <w:proofErr w:type="spellStart"/>
      <w:ins w:id="276" w:author="Lukas Lamm" w:date="2015-03-30T19:46:00Z">
        <w:r>
          <w:t>visualized</w:t>
        </w:r>
        <w:proofErr w:type="spellEnd"/>
        <w:r>
          <w:t xml:space="preserve"> </w:t>
        </w:r>
        <w:proofErr w:type="spellStart"/>
        <w:r>
          <w:t>results</w:t>
        </w:r>
        <w:proofErr w:type="spellEnd"/>
        <w:r>
          <w:t xml:space="preserve"> (s.u.)</w:t>
        </w:r>
      </w:ins>
    </w:p>
    <w:p w14:paraId="4412440D" w14:textId="77777777" w:rsidR="00FD2692" w:rsidRDefault="00FD2692" w:rsidP="00FD2692">
      <w:pPr>
        <w:rPr>
          <w:ins w:id="277" w:author="Lukas Lamm" w:date="2015-03-30T19:46:00Z"/>
        </w:rPr>
      </w:pPr>
    </w:p>
    <w:p w14:paraId="0BC98DE7" w14:textId="11CCA461" w:rsidR="00FD2692" w:rsidRDefault="00FD2692">
      <w:pPr>
        <w:pStyle w:val="Listenabsatz"/>
        <w:numPr>
          <w:ilvl w:val="0"/>
          <w:numId w:val="43"/>
        </w:numPr>
        <w:rPr>
          <w:ins w:id="278" w:author="Lukas Lamm" w:date="2015-03-30T19:49:00Z"/>
        </w:rPr>
        <w:pPrChange w:id="279" w:author="Lukas Lamm" w:date="2015-03-30T19:48:00Z">
          <w:pPr/>
        </w:pPrChange>
      </w:pPr>
      <w:ins w:id="280" w:author="Lukas Lamm" w:date="2015-03-30T19:49: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281" w:author="Lukas Lamm" w:date="2015-03-30T19:46:00Z">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upload</w:t>
        </w:r>
        <w:proofErr w:type="spellEnd"/>
        <w:r>
          <w:t xml:space="preserve"> multiple </w:t>
        </w:r>
        <w:proofErr w:type="spellStart"/>
        <w:r>
          <w:t>files</w:t>
        </w:r>
        <w:proofErr w:type="spellEnd"/>
        <w:r>
          <w:t xml:space="preserve"> at </w:t>
        </w:r>
        <w:proofErr w:type="spellStart"/>
        <w:r>
          <w:t>once</w:t>
        </w:r>
        <w:proofErr w:type="spellEnd"/>
        <w:r>
          <w:t xml:space="preserve">, so </w:t>
        </w:r>
        <w:proofErr w:type="spellStart"/>
        <w:r>
          <w:t>that</w:t>
        </w:r>
        <w:proofErr w:type="spellEnd"/>
        <w:r>
          <w:t xml:space="preserve"> i </w:t>
        </w:r>
        <w:proofErr w:type="spellStart"/>
        <w:r>
          <w:t>can</w:t>
        </w:r>
        <w:proofErr w:type="spellEnd"/>
        <w:r>
          <w:t xml:space="preserve"> </w:t>
        </w:r>
        <w:proofErr w:type="spellStart"/>
        <w:r>
          <w:t>analyse</w:t>
        </w:r>
        <w:proofErr w:type="spellEnd"/>
        <w:r>
          <w:t xml:space="preserve"> multiple </w:t>
        </w:r>
        <w:proofErr w:type="spellStart"/>
        <w:r>
          <w:t>files</w:t>
        </w:r>
        <w:proofErr w:type="spellEnd"/>
        <w:r>
          <w:t xml:space="preserve"> </w:t>
        </w:r>
        <w:proofErr w:type="spellStart"/>
        <w:r>
          <w:t>easily</w:t>
        </w:r>
      </w:ins>
      <w:proofErr w:type="spellEnd"/>
      <w:ins w:id="282" w:author="Lukas Lamm" w:date="2015-03-30T19:49:00Z">
        <w:r>
          <w:t>“</w:t>
        </w:r>
      </w:ins>
    </w:p>
    <w:p w14:paraId="7F7F1E42" w14:textId="77777777" w:rsidR="00FD2692" w:rsidRDefault="00FD2692">
      <w:pPr>
        <w:pStyle w:val="Listenabsatz"/>
        <w:numPr>
          <w:ilvl w:val="0"/>
          <w:numId w:val="42"/>
        </w:numPr>
        <w:rPr>
          <w:ins w:id="283" w:author="Lukas Lamm" w:date="2015-03-30T19:49:00Z"/>
        </w:rPr>
        <w:pPrChange w:id="284" w:author="Lukas Lamm" w:date="2015-03-30T19:49:00Z">
          <w:pPr/>
        </w:pPrChange>
      </w:pPr>
      <w:proofErr w:type="spellStart"/>
      <w:ins w:id="285" w:author="Lukas Lamm" w:date="2015-03-30T19:49:00Z">
        <w:r>
          <w:t>Acceptance</w:t>
        </w:r>
        <w:proofErr w:type="spellEnd"/>
        <w:r>
          <w:t xml:space="preserve"> </w:t>
        </w:r>
        <w:proofErr w:type="spellStart"/>
        <w:r>
          <w:t>criteria</w:t>
        </w:r>
        <w:proofErr w:type="spellEnd"/>
        <w:r>
          <w:t>:</w:t>
        </w:r>
      </w:ins>
    </w:p>
    <w:p w14:paraId="4D3E0A41" w14:textId="77777777" w:rsidR="00FD2692" w:rsidRDefault="00FD2692">
      <w:pPr>
        <w:pStyle w:val="Listenabsatz"/>
        <w:numPr>
          <w:ilvl w:val="1"/>
          <w:numId w:val="42"/>
        </w:numPr>
        <w:rPr>
          <w:ins w:id="286" w:author="Lukas Lamm" w:date="2015-03-30T19:49:00Z"/>
        </w:rPr>
        <w:pPrChange w:id="287" w:author="Lukas Lamm" w:date="2015-03-30T19:49:00Z">
          <w:pPr/>
        </w:pPrChange>
      </w:pPr>
      <w:proofErr w:type="spellStart"/>
      <w:ins w:id="288" w:author="Lukas Lamm" w:date="2015-03-30T19:46:00Z">
        <w:r>
          <w:t>visual</w:t>
        </w:r>
        <w:proofErr w:type="spellEnd"/>
        <w:r>
          <w:t xml:space="preserve"> </w:t>
        </w:r>
        <w:proofErr w:type="spellStart"/>
        <w:r>
          <w:t>feedback</w:t>
        </w:r>
        <w:proofErr w:type="spellEnd"/>
        <w:r>
          <w:t xml:space="preserve"> </w:t>
        </w:r>
        <w:proofErr w:type="spellStart"/>
        <w:r>
          <w:t>while</w:t>
        </w:r>
        <w:proofErr w:type="spellEnd"/>
        <w:r>
          <w:t xml:space="preserve"> </w:t>
        </w:r>
        <w:proofErr w:type="spellStart"/>
        <w:r>
          <w:t>uploading</w:t>
        </w:r>
      </w:ins>
      <w:proofErr w:type="spellEnd"/>
    </w:p>
    <w:p w14:paraId="7F4D0280" w14:textId="601C4BF5" w:rsidR="00FD2692" w:rsidRDefault="00FD2692">
      <w:pPr>
        <w:pStyle w:val="Listenabsatz"/>
        <w:numPr>
          <w:ilvl w:val="1"/>
          <w:numId w:val="42"/>
        </w:numPr>
        <w:rPr>
          <w:ins w:id="289" w:author="Lukas Lamm" w:date="2015-03-30T19:46:00Z"/>
        </w:rPr>
        <w:pPrChange w:id="290" w:author="Lukas Lamm" w:date="2015-03-30T19:49:00Z">
          <w:pPr/>
        </w:pPrChange>
      </w:pPr>
      <w:proofErr w:type="spellStart"/>
      <w:ins w:id="291" w:author="Lukas Lamm" w:date="2015-03-30T19:46:00Z">
        <w:r>
          <w:t>files</w:t>
        </w:r>
        <w:proofErr w:type="spellEnd"/>
        <w:r>
          <w:t xml:space="preserve"> </w:t>
        </w:r>
        <w:proofErr w:type="spellStart"/>
        <w:r>
          <w:t>are</w:t>
        </w:r>
        <w:proofErr w:type="spellEnd"/>
        <w:r>
          <w:t xml:space="preserve"> </w:t>
        </w:r>
        <w:proofErr w:type="spellStart"/>
        <w:r>
          <w:t>stored</w:t>
        </w:r>
        <w:proofErr w:type="spellEnd"/>
        <w:r>
          <w:t xml:space="preserve"> on </w:t>
        </w:r>
        <w:proofErr w:type="spellStart"/>
        <w:r>
          <w:t>the</w:t>
        </w:r>
        <w:proofErr w:type="spellEnd"/>
        <w:r>
          <w:t xml:space="preserve"> </w:t>
        </w:r>
        <w:proofErr w:type="spellStart"/>
        <w:r>
          <w:t>server</w:t>
        </w:r>
        <w:proofErr w:type="spellEnd"/>
      </w:ins>
    </w:p>
    <w:p w14:paraId="4865F3F1" w14:textId="77777777" w:rsidR="00FD2692" w:rsidRDefault="00FD2692" w:rsidP="00FD2692">
      <w:pPr>
        <w:rPr>
          <w:ins w:id="292" w:author="Lukas Lamm" w:date="2015-03-30T19:46:00Z"/>
        </w:rPr>
      </w:pPr>
    </w:p>
    <w:p w14:paraId="0A4C3FBE" w14:textId="3506FDC6" w:rsidR="00FD2692" w:rsidRDefault="00FD2692">
      <w:pPr>
        <w:pStyle w:val="Listenabsatz"/>
        <w:numPr>
          <w:ilvl w:val="0"/>
          <w:numId w:val="43"/>
        </w:numPr>
        <w:rPr>
          <w:ins w:id="293" w:author="Lukas Lamm" w:date="2015-03-30T19:49:00Z"/>
        </w:rPr>
        <w:pPrChange w:id="294" w:author="Lukas Lamm" w:date="2015-03-30T19:49:00Z">
          <w:pPr/>
        </w:pPrChange>
      </w:pPr>
      <w:ins w:id="295" w:author="Lukas Lamm" w:date="2015-03-30T19:49: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296" w:author="Lukas Lamm" w:date="2015-03-30T19:46:00Z">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w:t>
        </w:r>
        <w:proofErr w:type="spellStart"/>
        <w:r>
          <w:t>sound</w:t>
        </w:r>
        <w:proofErr w:type="spellEnd"/>
        <w:r>
          <w:t xml:space="preserve"> </w:t>
        </w:r>
        <w:proofErr w:type="spellStart"/>
        <w:r>
          <w:t>sequences</w:t>
        </w:r>
        <w:proofErr w:type="spellEnd"/>
        <w:r>
          <w:t xml:space="preserve">, so </w:t>
        </w:r>
        <w:proofErr w:type="spellStart"/>
        <w:r>
          <w:t>that</w:t>
        </w:r>
        <w:proofErr w:type="spellEnd"/>
        <w:r>
          <w:t xml:space="preserve"> i </w:t>
        </w:r>
        <w:proofErr w:type="spellStart"/>
        <w:r>
          <w:t>can</w:t>
        </w:r>
        <w:proofErr w:type="spellEnd"/>
        <w:r>
          <w:t xml:space="preserve"> find </w:t>
        </w:r>
        <w:proofErr w:type="spellStart"/>
        <w:r>
          <w:t>occurences</w:t>
        </w:r>
      </w:ins>
      <w:proofErr w:type="spellEnd"/>
      <w:ins w:id="297" w:author="Lukas Lamm" w:date="2015-03-30T19:49:00Z">
        <w:r>
          <w:t>“</w:t>
        </w:r>
      </w:ins>
    </w:p>
    <w:p w14:paraId="5D2E7C84" w14:textId="77777777" w:rsidR="00FD2692" w:rsidRDefault="00FD2692">
      <w:pPr>
        <w:pStyle w:val="Listenabsatz"/>
        <w:numPr>
          <w:ilvl w:val="0"/>
          <w:numId w:val="42"/>
        </w:numPr>
        <w:rPr>
          <w:ins w:id="298" w:author="Lukas Lamm" w:date="2015-03-30T19:49:00Z"/>
        </w:rPr>
        <w:pPrChange w:id="299" w:author="Lukas Lamm" w:date="2015-03-30T19:49:00Z">
          <w:pPr/>
        </w:pPrChange>
      </w:pPr>
      <w:proofErr w:type="spellStart"/>
      <w:ins w:id="300" w:author="Lukas Lamm" w:date="2015-03-30T19:49:00Z">
        <w:r>
          <w:t>Acceptance</w:t>
        </w:r>
        <w:proofErr w:type="spellEnd"/>
        <w:r>
          <w:t xml:space="preserve"> </w:t>
        </w:r>
        <w:proofErr w:type="spellStart"/>
        <w:r>
          <w:t>criteria</w:t>
        </w:r>
        <w:proofErr w:type="spellEnd"/>
        <w:r>
          <w:t>:</w:t>
        </w:r>
      </w:ins>
    </w:p>
    <w:p w14:paraId="05726E7A" w14:textId="77777777" w:rsidR="00FD2692" w:rsidRDefault="00FD2692">
      <w:pPr>
        <w:pStyle w:val="Listenabsatz"/>
        <w:numPr>
          <w:ilvl w:val="1"/>
          <w:numId w:val="42"/>
        </w:numPr>
        <w:rPr>
          <w:ins w:id="301" w:author="Lukas Lamm" w:date="2015-03-30T19:50:00Z"/>
        </w:rPr>
        <w:pPrChange w:id="302" w:author="Lukas Lamm" w:date="2015-03-30T19:49:00Z">
          <w:pPr/>
        </w:pPrChange>
      </w:pPr>
      <w:proofErr w:type="spellStart"/>
      <w:ins w:id="303" w:author="Lukas Lamm" w:date="2015-03-30T19:46:00Z">
        <w:r>
          <w:t>user</w:t>
        </w:r>
        <w:proofErr w:type="spellEnd"/>
        <w:r>
          <w:t xml:space="preserve"> </w:t>
        </w:r>
        <w:proofErr w:type="spellStart"/>
        <w:r>
          <w:t>can</w:t>
        </w:r>
        <w:proofErr w:type="spellEnd"/>
        <w:r>
          <w:t xml:space="preserve"> </w:t>
        </w:r>
        <w:proofErr w:type="spellStart"/>
        <w:r>
          <w:t>enter</w:t>
        </w:r>
        <w:proofErr w:type="spellEnd"/>
        <w:r>
          <w:t xml:space="preserve"> </w:t>
        </w:r>
        <w:proofErr w:type="spellStart"/>
        <w:r>
          <w:t>sound</w:t>
        </w:r>
        <w:proofErr w:type="spellEnd"/>
        <w:r>
          <w:t xml:space="preserve"> </w:t>
        </w:r>
        <w:proofErr w:type="spellStart"/>
        <w:r>
          <w:t>sequences</w:t>
        </w:r>
      </w:ins>
      <w:proofErr w:type="spellEnd"/>
    </w:p>
    <w:p w14:paraId="4498354C" w14:textId="77777777" w:rsidR="00FD2692" w:rsidRDefault="00FD2692">
      <w:pPr>
        <w:pStyle w:val="Listenabsatz"/>
        <w:numPr>
          <w:ilvl w:val="1"/>
          <w:numId w:val="42"/>
        </w:numPr>
        <w:rPr>
          <w:ins w:id="304" w:author="Lukas Lamm" w:date="2015-03-30T19:50:00Z"/>
        </w:rPr>
        <w:pPrChange w:id="305" w:author="Lukas Lamm" w:date="2015-03-30T19:50:00Z">
          <w:pPr/>
        </w:pPrChange>
      </w:pPr>
      <w:proofErr w:type="spellStart"/>
      <w:ins w:id="306" w:author="Lukas Lamm" w:date="2015-03-30T19:46:00Z">
        <w:r>
          <w:t>sound</w:t>
        </w:r>
        <w:proofErr w:type="spellEnd"/>
        <w:r>
          <w:t xml:space="preserve"> </w:t>
        </w:r>
        <w:proofErr w:type="spellStart"/>
        <w:r>
          <w:t>sequences</w:t>
        </w:r>
        <w:proofErr w:type="spellEnd"/>
        <w:r>
          <w:t xml:space="preserve"> </w:t>
        </w:r>
        <w:proofErr w:type="spellStart"/>
        <w:r>
          <w:t>are</w:t>
        </w:r>
        <w:proofErr w:type="spellEnd"/>
        <w:r>
          <w:t xml:space="preserve"> </w:t>
        </w:r>
        <w:proofErr w:type="spellStart"/>
        <w:r>
          <w:t>visualized</w:t>
        </w:r>
        <w:proofErr w:type="spellEnd"/>
        <w:r>
          <w:t xml:space="preserve"> </w:t>
        </w:r>
        <w:proofErr w:type="spellStart"/>
        <w:r>
          <w:t>immediately</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user</w:t>
        </w:r>
        <w:proofErr w:type="spellEnd"/>
        <w:r>
          <w:t xml:space="preserve"> </w:t>
        </w:r>
        <w:proofErr w:type="spellStart"/>
        <w:r>
          <w:t>input</w:t>
        </w:r>
      </w:ins>
      <w:proofErr w:type="spellEnd"/>
    </w:p>
    <w:p w14:paraId="490EBED7" w14:textId="77777777" w:rsidR="00FD2692" w:rsidRDefault="00FD2692">
      <w:pPr>
        <w:pStyle w:val="Listenabsatz"/>
        <w:numPr>
          <w:ilvl w:val="1"/>
          <w:numId w:val="42"/>
        </w:numPr>
        <w:rPr>
          <w:ins w:id="307" w:author="Lukas Lamm" w:date="2015-03-30T19:50:00Z"/>
        </w:rPr>
        <w:pPrChange w:id="308" w:author="Lukas Lamm" w:date="2015-03-30T19:50:00Z">
          <w:pPr/>
        </w:pPrChange>
      </w:pPr>
      <w:proofErr w:type="spellStart"/>
      <w:ins w:id="309" w:author="Lukas Lamm" w:date="2015-03-30T19:46:00Z">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ins>
      <w:proofErr w:type="spellEnd"/>
    </w:p>
    <w:p w14:paraId="57544A42" w14:textId="77777777" w:rsidR="00FD2692" w:rsidRDefault="00FD2692">
      <w:pPr>
        <w:pStyle w:val="Listenabsatz"/>
        <w:numPr>
          <w:ilvl w:val="1"/>
          <w:numId w:val="42"/>
        </w:numPr>
        <w:rPr>
          <w:ins w:id="310" w:author="Lukas Lamm" w:date="2015-03-30T19:50:00Z"/>
        </w:rPr>
        <w:pPrChange w:id="311" w:author="Lukas Lamm" w:date="2015-03-30T19:50:00Z">
          <w:pPr/>
        </w:pPrChange>
      </w:pPr>
      <w:proofErr w:type="spellStart"/>
      <w:ins w:id="312" w:author="Lukas Lamm" w:date="2015-03-30T19:46:00Z">
        <w:r>
          <w:t>results</w:t>
        </w:r>
        <w:proofErr w:type="spellEnd"/>
        <w:r>
          <w:t xml:space="preserve"> </w:t>
        </w:r>
        <w:proofErr w:type="spellStart"/>
        <w:r>
          <w:t>are</w:t>
        </w:r>
        <w:proofErr w:type="spellEnd"/>
        <w:r>
          <w:t xml:space="preserve"> </w:t>
        </w:r>
        <w:proofErr w:type="spellStart"/>
        <w:r>
          <w:t>visualized</w:t>
        </w:r>
      </w:ins>
      <w:proofErr w:type="spellEnd"/>
    </w:p>
    <w:p w14:paraId="3DEF9672" w14:textId="57B1B339" w:rsidR="00FD2692" w:rsidRDefault="00FD2692">
      <w:pPr>
        <w:pStyle w:val="Listenabsatz"/>
        <w:numPr>
          <w:ilvl w:val="1"/>
          <w:numId w:val="42"/>
        </w:numPr>
        <w:rPr>
          <w:ins w:id="313" w:author="Lukas Lamm" w:date="2015-03-30T19:46:00Z"/>
        </w:rPr>
        <w:pPrChange w:id="314" w:author="Lukas Lamm" w:date="2015-03-30T19:50:00Z">
          <w:pPr/>
        </w:pPrChange>
      </w:pPr>
      <w:proofErr w:type="spellStart"/>
      <w:ins w:id="315"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ins>
    </w:p>
    <w:p w14:paraId="2B6B5A86" w14:textId="77777777" w:rsidR="00FD2692" w:rsidRDefault="00FD2692" w:rsidP="00FD2692">
      <w:pPr>
        <w:rPr>
          <w:ins w:id="316" w:author="Lukas Lamm" w:date="2015-03-30T19:46:00Z"/>
        </w:rPr>
      </w:pPr>
    </w:p>
    <w:p w14:paraId="507C889E" w14:textId="05858EC0" w:rsidR="00FD2692" w:rsidRDefault="00FD2692">
      <w:pPr>
        <w:pStyle w:val="Listenabsatz"/>
        <w:numPr>
          <w:ilvl w:val="0"/>
          <w:numId w:val="43"/>
        </w:numPr>
        <w:rPr>
          <w:ins w:id="317" w:author="Lukas Lamm" w:date="2015-03-30T19:50:00Z"/>
        </w:rPr>
        <w:pPrChange w:id="318" w:author="Lukas Lamm" w:date="2015-03-30T19:50:00Z">
          <w:pPr/>
        </w:pPrChange>
      </w:pPr>
      <w:ins w:id="319" w:author="Lukas Lamm" w:date="2015-03-30T19:50: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320" w:author="Lukas Lamm" w:date="2015-03-30T19:46:00Z">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search</w:t>
        </w:r>
        <w:proofErr w:type="spellEnd"/>
        <w:r>
          <w:t xml:space="preserve"> </w:t>
        </w:r>
        <w:proofErr w:type="spellStart"/>
        <w:r>
          <w:t>rhytm</w:t>
        </w:r>
        <w:proofErr w:type="spellEnd"/>
        <w:r>
          <w:t xml:space="preserve">, so </w:t>
        </w:r>
        <w:proofErr w:type="spellStart"/>
        <w:r>
          <w:t>that</w:t>
        </w:r>
        <w:proofErr w:type="spellEnd"/>
        <w:r>
          <w:t xml:space="preserve"> i </w:t>
        </w:r>
        <w:proofErr w:type="spellStart"/>
        <w:r>
          <w:t>can</w:t>
        </w:r>
        <w:proofErr w:type="spellEnd"/>
        <w:r>
          <w:t xml:space="preserve"> find </w:t>
        </w:r>
        <w:proofErr w:type="spellStart"/>
        <w:r>
          <w:t>rhytmic</w:t>
        </w:r>
        <w:proofErr w:type="spellEnd"/>
        <w:r>
          <w:t xml:space="preserve"> </w:t>
        </w:r>
        <w:proofErr w:type="spellStart"/>
        <w:r>
          <w:t>motives</w:t>
        </w:r>
      </w:ins>
      <w:proofErr w:type="spellEnd"/>
      <w:ins w:id="321" w:author="Lukas Lamm" w:date="2015-03-30T19:50:00Z">
        <w:r>
          <w:t>“</w:t>
        </w:r>
      </w:ins>
    </w:p>
    <w:p w14:paraId="529E8498" w14:textId="1DD3FB7C" w:rsidR="00FD2692" w:rsidRDefault="00FD2692">
      <w:pPr>
        <w:pStyle w:val="Listenabsatz"/>
        <w:numPr>
          <w:ilvl w:val="0"/>
          <w:numId w:val="42"/>
        </w:numPr>
        <w:rPr>
          <w:ins w:id="322" w:author="Lukas Lamm" w:date="2015-03-30T19:50:00Z"/>
        </w:rPr>
        <w:pPrChange w:id="323" w:author="Lukas Lamm" w:date="2015-03-30T19:50:00Z">
          <w:pPr/>
        </w:pPrChange>
      </w:pPr>
      <w:proofErr w:type="spellStart"/>
      <w:ins w:id="324" w:author="Lukas Lamm" w:date="2015-03-30T19:50:00Z">
        <w:r>
          <w:t>Acceptance</w:t>
        </w:r>
        <w:proofErr w:type="spellEnd"/>
        <w:r>
          <w:t xml:space="preserve"> </w:t>
        </w:r>
        <w:proofErr w:type="spellStart"/>
        <w:r>
          <w:t>criteria</w:t>
        </w:r>
        <w:proofErr w:type="spellEnd"/>
        <w:r>
          <w:t>:</w:t>
        </w:r>
      </w:ins>
    </w:p>
    <w:p w14:paraId="554611DF" w14:textId="77777777" w:rsidR="00FD2692" w:rsidRDefault="00FD2692">
      <w:pPr>
        <w:pStyle w:val="Listenabsatz"/>
        <w:numPr>
          <w:ilvl w:val="1"/>
          <w:numId w:val="42"/>
        </w:numPr>
        <w:rPr>
          <w:ins w:id="325" w:author="Lukas Lamm" w:date="2015-03-30T19:50:00Z"/>
        </w:rPr>
        <w:pPrChange w:id="326" w:author="Lukas Lamm" w:date="2015-03-30T19:50:00Z">
          <w:pPr/>
        </w:pPrChange>
      </w:pPr>
      <w:proofErr w:type="spellStart"/>
      <w:ins w:id="327" w:author="Lukas Lamm" w:date="2015-03-30T19:46:00Z">
        <w:r>
          <w:t>user</w:t>
        </w:r>
        <w:proofErr w:type="spellEnd"/>
        <w:r>
          <w:t xml:space="preserve"> </w:t>
        </w:r>
        <w:proofErr w:type="spellStart"/>
        <w:r>
          <w:t>can</w:t>
        </w:r>
        <w:proofErr w:type="spellEnd"/>
        <w:r>
          <w:t xml:space="preserve"> </w:t>
        </w:r>
        <w:proofErr w:type="spellStart"/>
        <w:r>
          <w:t>defince</w:t>
        </w:r>
        <w:proofErr w:type="spellEnd"/>
        <w:r>
          <w:t xml:space="preserve"> </w:t>
        </w:r>
        <w:proofErr w:type="spellStart"/>
        <w:r>
          <w:t>rhytmic</w:t>
        </w:r>
        <w:proofErr w:type="spellEnd"/>
        <w:r>
          <w:t xml:space="preserve"> </w:t>
        </w:r>
        <w:proofErr w:type="spellStart"/>
        <w:r>
          <w:t>figures</w:t>
        </w:r>
      </w:ins>
      <w:proofErr w:type="spellEnd"/>
    </w:p>
    <w:p w14:paraId="64127DE1" w14:textId="77777777" w:rsidR="00FD2692" w:rsidRDefault="00FD2692">
      <w:pPr>
        <w:pStyle w:val="Listenabsatz"/>
        <w:numPr>
          <w:ilvl w:val="1"/>
          <w:numId w:val="42"/>
        </w:numPr>
        <w:rPr>
          <w:ins w:id="328" w:author="Lukas Lamm" w:date="2015-03-30T19:50:00Z"/>
        </w:rPr>
        <w:pPrChange w:id="329" w:author="Lukas Lamm" w:date="2015-03-30T19:50:00Z">
          <w:pPr/>
        </w:pPrChange>
      </w:pPr>
      <w:proofErr w:type="spellStart"/>
      <w:ins w:id="330" w:author="Lukas Lamm" w:date="2015-03-30T19:46:00Z">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ins>
      <w:proofErr w:type="spellEnd"/>
    </w:p>
    <w:p w14:paraId="495CE84B" w14:textId="77777777" w:rsidR="00FD2692" w:rsidRDefault="00FD2692">
      <w:pPr>
        <w:pStyle w:val="Listenabsatz"/>
        <w:numPr>
          <w:ilvl w:val="1"/>
          <w:numId w:val="42"/>
        </w:numPr>
        <w:rPr>
          <w:ins w:id="331" w:author="Lukas Lamm" w:date="2015-03-30T19:50:00Z"/>
        </w:rPr>
        <w:pPrChange w:id="332" w:author="Lukas Lamm" w:date="2015-03-30T19:50:00Z">
          <w:pPr/>
        </w:pPrChange>
      </w:pPr>
      <w:proofErr w:type="spellStart"/>
      <w:ins w:id="333" w:author="Lukas Lamm" w:date="2015-03-30T19:46:00Z">
        <w:r>
          <w:t>results</w:t>
        </w:r>
        <w:proofErr w:type="spellEnd"/>
        <w:r>
          <w:t xml:space="preserve"> </w:t>
        </w:r>
        <w:proofErr w:type="spellStart"/>
        <w:r>
          <w:t>are</w:t>
        </w:r>
        <w:proofErr w:type="spellEnd"/>
        <w:r>
          <w:t xml:space="preserve"> </w:t>
        </w:r>
        <w:proofErr w:type="spellStart"/>
        <w:r>
          <w:t>visualized</w:t>
        </w:r>
      </w:ins>
      <w:proofErr w:type="spellEnd"/>
    </w:p>
    <w:p w14:paraId="0E99BCDA" w14:textId="0C4870D9" w:rsidR="00FD2692" w:rsidRDefault="00FD2692">
      <w:pPr>
        <w:pStyle w:val="Listenabsatz"/>
        <w:numPr>
          <w:ilvl w:val="1"/>
          <w:numId w:val="42"/>
        </w:numPr>
        <w:rPr>
          <w:ins w:id="334" w:author="Lukas Lamm" w:date="2015-03-30T19:46:00Z"/>
        </w:rPr>
        <w:pPrChange w:id="335" w:author="Lukas Lamm" w:date="2015-03-30T19:50:00Z">
          <w:pPr/>
        </w:pPrChange>
      </w:pPr>
      <w:proofErr w:type="spellStart"/>
      <w:ins w:id="336"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ins>
    </w:p>
    <w:p w14:paraId="3AEEBDDA" w14:textId="77777777" w:rsidR="00FD2692" w:rsidRDefault="00FD2692" w:rsidP="00FD2692">
      <w:pPr>
        <w:rPr>
          <w:ins w:id="337" w:author="Lukas Lamm" w:date="2015-03-30T19:46:00Z"/>
        </w:rPr>
      </w:pPr>
    </w:p>
    <w:p w14:paraId="73F6390C" w14:textId="6E95510D" w:rsidR="00FD2692" w:rsidRDefault="00FD2692">
      <w:pPr>
        <w:pStyle w:val="Listenabsatz"/>
        <w:numPr>
          <w:ilvl w:val="0"/>
          <w:numId w:val="43"/>
        </w:numPr>
        <w:rPr>
          <w:ins w:id="338" w:author="Lukas Lamm" w:date="2015-03-30T19:51:00Z"/>
        </w:rPr>
        <w:pPrChange w:id="339" w:author="Lukas Lamm" w:date="2015-03-30T19:50:00Z">
          <w:pPr/>
        </w:pPrChange>
      </w:pPr>
      <w:ins w:id="340" w:author="Lukas Lamm" w:date="2015-03-30T19:50: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341" w:author="Lukas Lamm" w:date="2015-03-30T19:46:00Z">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w:t>
        </w:r>
        <w:proofErr w:type="spellStart"/>
        <w:r>
          <w:t>melodies</w:t>
        </w:r>
        <w:proofErr w:type="spellEnd"/>
        <w:r>
          <w:t xml:space="preserve">, so </w:t>
        </w:r>
        <w:proofErr w:type="spellStart"/>
        <w:r>
          <w:t>that</w:t>
        </w:r>
        <w:proofErr w:type="spellEnd"/>
        <w:r>
          <w:t xml:space="preserve"> i </w:t>
        </w:r>
        <w:proofErr w:type="spellStart"/>
        <w:r>
          <w:t>can</w:t>
        </w:r>
        <w:proofErr w:type="spellEnd"/>
        <w:r>
          <w:t xml:space="preserve"> find </w:t>
        </w:r>
        <w:proofErr w:type="spellStart"/>
        <w:r>
          <w:t>their</w:t>
        </w:r>
        <w:proofErr w:type="spellEnd"/>
        <w:r>
          <w:t xml:space="preserve"> </w:t>
        </w:r>
        <w:proofErr w:type="spellStart"/>
        <w:r>
          <w:t>occurences</w:t>
        </w:r>
      </w:ins>
      <w:proofErr w:type="spellEnd"/>
      <w:ins w:id="342" w:author="Lukas Lamm" w:date="2015-03-30T19:50:00Z">
        <w:r>
          <w:t>“</w:t>
        </w:r>
      </w:ins>
    </w:p>
    <w:p w14:paraId="02D78C63" w14:textId="77777777" w:rsidR="00FD2692" w:rsidRDefault="00FD2692">
      <w:pPr>
        <w:pStyle w:val="Listenabsatz"/>
        <w:numPr>
          <w:ilvl w:val="0"/>
          <w:numId w:val="42"/>
        </w:numPr>
        <w:rPr>
          <w:ins w:id="343" w:author="Lukas Lamm" w:date="2015-03-30T19:51:00Z"/>
        </w:rPr>
        <w:pPrChange w:id="344" w:author="Lukas Lamm" w:date="2015-03-30T19:51:00Z">
          <w:pPr/>
        </w:pPrChange>
      </w:pPr>
      <w:proofErr w:type="spellStart"/>
      <w:ins w:id="345" w:author="Lukas Lamm" w:date="2015-03-30T19:51:00Z">
        <w:r>
          <w:t>Acceptance</w:t>
        </w:r>
        <w:proofErr w:type="spellEnd"/>
        <w:r>
          <w:t xml:space="preserve"> </w:t>
        </w:r>
        <w:proofErr w:type="spellStart"/>
        <w:r>
          <w:t>criteria</w:t>
        </w:r>
        <w:proofErr w:type="spellEnd"/>
        <w:r>
          <w:t>:</w:t>
        </w:r>
      </w:ins>
    </w:p>
    <w:p w14:paraId="3D00EA56" w14:textId="77777777" w:rsidR="00FD2692" w:rsidRDefault="00FD2692">
      <w:pPr>
        <w:pStyle w:val="Listenabsatz"/>
        <w:numPr>
          <w:ilvl w:val="1"/>
          <w:numId w:val="42"/>
        </w:numPr>
        <w:rPr>
          <w:ins w:id="346" w:author="Lukas Lamm" w:date="2015-03-30T19:51:00Z"/>
        </w:rPr>
        <w:pPrChange w:id="347" w:author="Lukas Lamm" w:date="2015-03-30T19:51:00Z">
          <w:pPr/>
        </w:pPrChange>
      </w:pPr>
      <w:proofErr w:type="spellStart"/>
      <w:ins w:id="348" w:author="Lukas Lamm" w:date="2015-03-30T19:46:00Z">
        <w:r>
          <w:t>user</w:t>
        </w:r>
        <w:proofErr w:type="spellEnd"/>
        <w:r>
          <w:t xml:space="preserve"> </w:t>
        </w:r>
        <w:proofErr w:type="spellStart"/>
        <w:r>
          <w:t>can</w:t>
        </w:r>
        <w:proofErr w:type="spellEnd"/>
        <w:r>
          <w:t xml:space="preserve"> </w:t>
        </w:r>
        <w:proofErr w:type="spellStart"/>
        <w:r>
          <w:t>define</w:t>
        </w:r>
        <w:proofErr w:type="spellEnd"/>
        <w:r>
          <w:t xml:space="preserve"> </w:t>
        </w:r>
        <w:proofErr w:type="spellStart"/>
        <w:r>
          <w:t>medolic</w:t>
        </w:r>
        <w:proofErr w:type="spellEnd"/>
        <w:r>
          <w:t xml:space="preserve"> </w:t>
        </w:r>
        <w:proofErr w:type="spellStart"/>
        <w:r>
          <w:t>patterns</w:t>
        </w:r>
      </w:ins>
      <w:proofErr w:type="spellEnd"/>
    </w:p>
    <w:p w14:paraId="1016CDD1" w14:textId="77777777" w:rsidR="00FD2692" w:rsidRDefault="00FD2692">
      <w:pPr>
        <w:pStyle w:val="Listenabsatz"/>
        <w:numPr>
          <w:ilvl w:val="1"/>
          <w:numId w:val="42"/>
        </w:numPr>
        <w:rPr>
          <w:ins w:id="349" w:author="Lukas Lamm" w:date="2015-03-30T19:51:00Z"/>
        </w:rPr>
        <w:pPrChange w:id="350" w:author="Lukas Lamm" w:date="2015-03-30T19:51:00Z">
          <w:pPr/>
        </w:pPrChange>
      </w:pPr>
      <w:proofErr w:type="spellStart"/>
      <w:ins w:id="351" w:author="Lukas Lamm" w:date="2015-03-30T19:46:00Z">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ins>
      <w:proofErr w:type="spellEnd"/>
    </w:p>
    <w:p w14:paraId="1ABB86AE" w14:textId="77777777" w:rsidR="00FD2692" w:rsidRDefault="00FD2692">
      <w:pPr>
        <w:pStyle w:val="Listenabsatz"/>
        <w:numPr>
          <w:ilvl w:val="1"/>
          <w:numId w:val="42"/>
        </w:numPr>
        <w:rPr>
          <w:ins w:id="352" w:author="Lukas Lamm" w:date="2015-03-30T19:51:00Z"/>
        </w:rPr>
        <w:pPrChange w:id="353" w:author="Lukas Lamm" w:date="2015-03-30T19:51:00Z">
          <w:pPr/>
        </w:pPrChange>
      </w:pPr>
      <w:proofErr w:type="spellStart"/>
      <w:ins w:id="354" w:author="Lukas Lamm" w:date="2015-03-30T19:46:00Z">
        <w:r>
          <w:t>results</w:t>
        </w:r>
        <w:proofErr w:type="spellEnd"/>
        <w:r>
          <w:t xml:space="preserve"> </w:t>
        </w:r>
        <w:proofErr w:type="spellStart"/>
        <w:r>
          <w:t>are</w:t>
        </w:r>
        <w:proofErr w:type="spellEnd"/>
        <w:r>
          <w:t xml:space="preserve"> </w:t>
        </w:r>
        <w:proofErr w:type="spellStart"/>
        <w:r>
          <w:t>visualized</w:t>
        </w:r>
      </w:ins>
      <w:proofErr w:type="spellEnd"/>
    </w:p>
    <w:p w14:paraId="2B35EACA" w14:textId="272A8566" w:rsidR="00FD2692" w:rsidRDefault="00FD2692">
      <w:pPr>
        <w:pStyle w:val="Listenabsatz"/>
        <w:numPr>
          <w:ilvl w:val="1"/>
          <w:numId w:val="42"/>
        </w:numPr>
        <w:rPr>
          <w:ins w:id="355" w:author="Lukas Lamm" w:date="2015-03-30T19:46:00Z"/>
        </w:rPr>
        <w:pPrChange w:id="356" w:author="Lukas Lamm" w:date="2015-03-30T19:51:00Z">
          <w:pPr/>
        </w:pPrChange>
      </w:pPr>
      <w:proofErr w:type="spellStart"/>
      <w:ins w:id="357"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ins>
    </w:p>
    <w:p w14:paraId="4E7D0533" w14:textId="77777777" w:rsidR="00FD2692" w:rsidRDefault="00FD2692" w:rsidP="00FD2692">
      <w:pPr>
        <w:rPr>
          <w:ins w:id="358" w:author="Lukas Lamm" w:date="2015-03-30T19:46:00Z"/>
        </w:rPr>
      </w:pPr>
    </w:p>
    <w:p w14:paraId="2D3D49C0" w14:textId="77777777" w:rsidR="00FD2692" w:rsidRDefault="00FD2692" w:rsidP="00FD2692">
      <w:pPr>
        <w:rPr>
          <w:ins w:id="359" w:author="Lukas Lamm" w:date="2015-03-30T19:46:00Z"/>
        </w:rPr>
      </w:pPr>
    </w:p>
    <w:p w14:paraId="23430486" w14:textId="29A25F6F" w:rsidR="00FD2692" w:rsidRDefault="00D47335">
      <w:pPr>
        <w:pStyle w:val="Listenabsatz"/>
        <w:numPr>
          <w:ilvl w:val="0"/>
          <w:numId w:val="43"/>
        </w:numPr>
        <w:rPr>
          <w:ins w:id="360" w:author="Lukas Lamm" w:date="2015-03-30T19:46:00Z"/>
        </w:rPr>
        <w:pPrChange w:id="361" w:author="Lukas Lamm" w:date="2015-03-30T19:52:00Z">
          <w:pPr/>
        </w:pPrChange>
      </w:pPr>
      <w:ins w:id="362" w:author="Lukas Lamm" w:date="2015-03-30T19:52:00Z">
        <w:r>
          <w:lastRenderedPageBreak/>
          <w:t xml:space="preserve">„ 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363" w:author="Lukas Lamm" w:date="2015-03-30T19:46:00Z">
        <w:r w:rsidR="00FD2692">
          <w:t>be</w:t>
        </w:r>
        <w:proofErr w:type="spellEnd"/>
        <w:r w:rsidR="00FD2692">
          <w:t xml:space="preserve"> </w:t>
        </w:r>
        <w:proofErr w:type="spellStart"/>
        <w:r w:rsidR="00FD2692">
          <w:t>able</w:t>
        </w:r>
        <w:proofErr w:type="spellEnd"/>
        <w:r w:rsidR="00FD2692">
          <w:t xml:space="preserve"> </w:t>
        </w:r>
        <w:proofErr w:type="spellStart"/>
        <w:r w:rsidR="00FD2692">
          <w:t>to</w:t>
        </w:r>
        <w:proofErr w:type="spellEnd"/>
        <w:r w:rsidR="00FD2692">
          <w:t xml:space="preserve"> </w:t>
        </w:r>
        <w:proofErr w:type="spellStart"/>
        <w:r w:rsidR="00FD2692">
          <w:t>enter</w:t>
        </w:r>
        <w:proofErr w:type="spellEnd"/>
        <w:r w:rsidR="00FD2692">
          <w:t xml:space="preserve"> </w:t>
        </w:r>
        <w:proofErr w:type="spellStart"/>
        <w:r w:rsidR="00FD2692">
          <w:t>patterns</w:t>
        </w:r>
        <w:proofErr w:type="spellEnd"/>
        <w:r w:rsidR="00FD2692">
          <w:t xml:space="preserve"> </w:t>
        </w:r>
        <w:proofErr w:type="spellStart"/>
        <w:r w:rsidR="00FD2692">
          <w:t>interactivly</w:t>
        </w:r>
        <w:proofErr w:type="spellEnd"/>
        <w:r w:rsidR="00FD2692">
          <w:t xml:space="preserve"> </w:t>
        </w:r>
        <w:proofErr w:type="spellStart"/>
        <w:r w:rsidR="00FD2692">
          <w:t>with</w:t>
        </w:r>
        <w:proofErr w:type="spellEnd"/>
        <w:r w:rsidR="00FD2692">
          <w:t xml:space="preserve"> a </w:t>
        </w:r>
        <w:proofErr w:type="spellStart"/>
        <w:r w:rsidR="00FD2692">
          <w:t>computer</w:t>
        </w:r>
        <w:proofErr w:type="spellEnd"/>
        <w:r w:rsidR="00FD2692">
          <w:t xml:space="preserve"> </w:t>
        </w:r>
        <w:proofErr w:type="spellStart"/>
        <w:r w:rsidR="00FD2692">
          <w:t>mouse</w:t>
        </w:r>
        <w:proofErr w:type="spellEnd"/>
        <w:r w:rsidR="00FD2692">
          <w:t xml:space="preserve">, so </w:t>
        </w:r>
        <w:proofErr w:type="spellStart"/>
        <w:r w:rsidR="00FD2692">
          <w:t>that</w:t>
        </w:r>
        <w:proofErr w:type="spellEnd"/>
        <w:r w:rsidR="00FD2692">
          <w:t xml:space="preserve"> i </w:t>
        </w:r>
        <w:proofErr w:type="spellStart"/>
        <w:r w:rsidR="00FD2692">
          <w:t>can</w:t>
        </w:r>
        <w:proofErr w:type="spellEnd"/>
        <w:r w:rsidR="00FD2692">
          <w:t xml:space="preserve"> </w:t>
        </w:r>
        <w:proofErr w:type="spellStart"/>
        <w:r w:rsidR="00FD2692">
          <w:t>easily</w:t>
        </w:r>
        <w:proofErr w:type="spellEnd"/>
        <w:r w:rsidR="00FD2692">
          <w:t xml:space="preserve"> handle </w:t>
        </w:r>
        <w:proofErr w:type="spellStart"/>
        <w:r w:rsidR="00FD2692">
          <w:t>the</w:t>
        </w:r>
        <w:proofErr w:type="spellEnd"/>
        <w:r w:rsidR="00FD2692">
          <w:t xml:space="preserve"> </w:t>
        </w:r>
        <w:proofErr w:type="spellStart"/>
        <w:r w:rsidR="00FD2692">
          <w:t>creation</w:t>
        </w:r>
        <w:proofErr w:type="spellEnd"/>
        <w:r w:rsidR="00FD2692">
          <w:t xml:space="preserve"> </w:t>
        </w:r>
        <w:proofErr w:type="spellStart"/>
        <w:r w:rsidR="00FD2692">
          <w:t>of</w:t>
        </w:r>
        <w:proofErr w:type="spellEnd"/>
        <w:r w:rsidR="00FD2692">
          <w:t xml:space="preserve"> </w:t>
        </w:r>
        <w:proofErr w:type="spellStart"/>
        <w:r w:rsidR="00FD2692">
          <w:t>patterns</w:t>
        </w:r>
      </w:ins>
      <w:proofErr w:type="spellEnd"/>
      <w:ins w:id="364" w:author="Lukas Lamm" w:date="2015-03-30T19:52:00Z">
        <w:r>
          <w:t>“</w:t>
        </w:r>
      </w:ins>
    </w:p>
    <w:p w14:paraId="349D6786" w14:textId="77777777" w:rsidR="00D47335" w:rsidRDefault="00D47335">
      <w:pPr>
        <w:pStyle w:val="Listenabsatz"/>
        <w:numPr>
          <w:ilvl w:val="0"/>
          <w:numId w:val="42"/>
        </w:numPr>
        <w:rPr>
          <w:ins w:id="365" w:author="Lukas Lamm" w:date="2015-03-30T19:52:00Z"/>
        </w:rPr>
        <w:pPrChange w:id="366" w:author="Lukas Lamm" w:date="2015-03-30T19:52:00Z">
          <w:pPr/>
        </w:pPrChange>
      </w:pPr>
      <w:proofErr w:type="spellStart"/>
      <w:ins w:id="367" w:author="Lukas Lamm" w:date="2015-03-30T19:52:00Z">
        <w:r>
          <w:t>Acceptance</w:t>
        </w:r>
        <w:proofErr w:type="spellEnd"/>
        <w:r>
          <w:t xml:space="preserve"> </w:t>
        </w:r>
        <w:proofErr w:type="spellStart"/>
        <w:r>
          <w:t>criteria</w:t>
        </w:r>
        <w:proofErr w:type="spellEnd"/>
        <w:r>
          <w:t>:</w:t>
        </w:r>
      </w:ins>
    </w:p>
    <w:p w14:paraId="010FEEAC" w14:textId="77777777" w:rsidR="00D47335" w:rsidRDefault="00FD2692">
      <w:pPr>
        <w:pStyle w:val="Listenabsatz"/>
        <w:numPr>
          <w:ilvl w:val="1"/>
          <w:numId w:val="42"/>
        </w:numPr>
        <w:rPr>
          <w:ins w:id="368" w:author="Lukas Lamm" w:date="2015-03-30T19:52:00Z"/>
        </w:rPr>
        <w:pPrChange w:id="369" w:author="Lukas Lamm" w:date="2015-03-30T19:52:00Z">
          <w:pPr/>
        </w:pPrChange>
      </w:pPr>
      <w:proofErr w:type="spellStart"/>
      <w:ins w:id="370" w:author="Lukas Lamm" w:date="2015-03-30T19:46:00Z">
        <w:r>
          <w:t>input</w:t>
        </w:r>
        <w:proofErr w:type="spellEnd"/>
        <w:r>
          <w:t xml:space="preserve"> </w:t>
        </w:r>
        <w:proofErr w:type="spellStart"/>
        <w:r>
          <w:t>field</w:t>
        </w:r>
        <w:proofErr w:type="spellEnd"/>
        <w:r>
          <w:t xml:space="preserve"> </w:t>
        </w:r>
        <w:proofErr w:type="spellStart"/>
        <w:r>
          <w:t>is</w:t>
        </w:r>
        <w:proofErr w:type="spellEnd"/>
        <w:r>
          <w:t xml:space="preserve"> </w:t>
        </w:r>
        <w:proofErr w:type="spellStart"/>
        <w:r>
          <w:t>visualized</w:t>
        </w:r>
        <w:proofErr w:type="spellEnd"/>
        <w:r>
          <w:t xml:space="preserve"> </w:t>
        </w:r>
        <w:proofErr w:type="spellStart"/>
        <w:r>
          <w:t>as</w:t>
        </w:r>
        <w:proofErr w:type="spellEnd"/>
        <w:r>
          <w:t xml:space="preserve"> a </w:t>
        </w:r>
        <w:proofErr w:type="spellStart"/>
        <w:r>
          <w:t>stave</w:t>
        </w:r>
      </w:ins>
      <w:proofErr w:type="spellEnd"/>
    </w:p>
    <w:p w14:paraId="720C0345" w14:textId="77777777" w:rsidR="00D47335" w:rsidRDefault="00FD2692">
      <w:pPr>
        <w:pStyle w:val="Listenabsatz"/>
        <w:numPr>
          <w:ilvl w:val="1"/>
          <w:numId w:val="42"/>
        </w:numPr>
        <w:rPr>
          <w:ins w:id="371" w:author="Lukas Lamm" w:date="2015-03-30T19:52:00Z"/>
        </w:rPr>
        <w:pPrChange w:id="372" w:author="Lukas Lamm" w:date="2015-03-30T19:52:00Z">
          <w:pPr/>
        </w:pPrChange>
      </w:pPr>
      <w:proofErr w:type="spellStart"/>
      <w:ins w:id="373" w:author="Lukas Lamm" w:date="2015-03-30T19:46:00Z">
        <w:r>
          <w:t>user</w:t>
        </w:r>
        <w:proofErr w:type="spellEnd"/>
        <w:r>
          <w:t xml:space="preserve"> </w:t>
        </w:r>
        <w:proofErr w:type="spellStart"/>
        <w:r>
          <w:t>is</w:t>
        </w:r>
        <w:proofErr w:type="spellEnd"/>
        <w:r>
          <w:t xml:space="preserve"> </w:t>
        </w:r>
        <w:proofErr w:type="spellStart"/>
        <w:r>
          <w:t>able</w:t>
        </w:r>
        <w:proofErr w:type="spellEnd"/>
        <w:r>
          <w:t xml:space="preserve"> </w:t>
        </w:r>
        <w:proofErr w:type="spellStart"/>
        <w:r>
          <w:t>to</w:t>
        </w:r>
        <w:proofErr w:type="spellEnd"/>
        <w:r>
          <w:t xml:space="preserve"> </w:t>
        </w:r>
        <w:proofErr w:type="spellStart"/>
        <w:r>
          <w:t>enter</w:t>
        </w:r>
        <w:proofErr w:type="spellEnd"/>
        <w:r>
          <w:t xml:space="preserve"> </w:t>
        </w:r>
        <w:proofErr w:type="spellStart"/>
        <w:r>
          <w:t>notes</w:t>
        </w:r>
        <w:proofErr w:type="spellEnd"/>
        <w:r>
          <w:t xml:space="preserve"> on </w:t>
        </w:r>
        <w:proofErr w:type="spellStart"/>
        <w:r>
          <w:t>the</w:t>
        </w:r>
        <w:proofErr w:type="spellEnd"/>
        <w:r>
          <w:t xml:space="preserve"> </w:t>
        </w:r>
        <w:proofErr w:type="spellStart"/>
        <w:r>
          <w:t>stave</w:t>
        </w:r>
        <w:proofErr w:type="spellEnd"/>
        <w:r>
          <w:t xml:space="preserve"> </w:t>
        </w:r>
        <w:proofErr w:type="spellStart"/>
        <w:r>
          <w:t>with</w:t>
        </w:r>
        <w:proofErr w:type="spellEnd"/>
        <w:r>
          <w:t xml:space="preserve"> a </w:t>
        </w:r>
        <w:proofErr w:type="spellStart"/>
        <w:r>
          <w:t>computer</w:t>
        </w:r>
        <w:proofErr w:type="spellEnd"/>
        <w:r>
          <w:t xml:space="preserve"> </w:t>
        </w:r>
        <w:proofErr w:type="spellStart"/>
        <w:r>
          <w:t>mouse</w:t>
        </w:r>
      </w:ins>
      <w:proofErr w:type="spellEnd"/>
    </w:p>
    <w:p w14:paraId="2D17EF42" w14:textId="77777777" w:rsidR="00D47335" w:rsidRDefault="00FD2692">
      <w:pPr>
        <w:pStyle w:val="Listenabsatz"/>
        <w:numPr>
          <w:ilvl w:val="1"/>
          <w:numId w:val="42"/>
        </w:numPr>
        <w:rPr>
          <w:ins w:id="374" w:author="Lukas Lamm" w:date="2015-03-30T19:53:00Z"/>
        </w:rPr>
        <w:pPrChange w:id="375" w:author="Lukas Lamm" w:date="2015-03-30T19:53:00Z">
          <w:pPr/>
        </w:pPrChange>
      </w:pPr>
      <w:proofErr w:type="spellStart"/>
      <w:ins w:id="376"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note</w:t>
        </w:r>
        <w:proofErr w:type="spellEnd"/>
        <w:r>
          <w:t xml:space="preserve"> </w:t>
        </w:r>
        <w:proofErr w:type="spellStart"/>
        <w:r>
          <w:t>value</w:t>
        </w:r>
        <w:proofErr w:type="spellEnd"/>
        <w:r>
          <w:t>/</w:t>
        </w:r>
        <w:proofErr w:type="spellStart"/>
        <w:r>
          <w:t>duration</w:t>
        </w:r>
        <w:proofErr w:type="spellEnd"/>
        <w:r>
          <w:t xml:space="preserve"> </w:t>
        </w:r>
        <w:proofErr w:type="spellStart"/>
        <w:r>
          <w:t>by</w:t>
        </w:r>
        <w:proofErr w:type="spellEnd"/>
        <w:r>
          <w:t xml:space="preserve"> </w:t>
        </w:r>
        <w:proofErr w:type="spellStart"/>
        <w:r>
          <w:t>selection</w:t>
        </w:r>
      </w:ins>
      <w:proofErr w:type="spellEnd"/>
    </w:p>
    <w:p w14:paraId="598FC076" w14:textId="77777777" w:rsidR="00D47335" w:rsidRDefault="00FD2692">
      <w:pPr>
        <w:pStyle w:val="Listenabsatz"/>
        <w:numPr>
          <w:ilvl w:val="1"/>
          <w:numId w:val="42"/>
        </w:numPr>
        <w:rPr>
          <w:ins w:id="377" w:author="Lukas Lamm" w:date="2015-03-30T19:53:00Z"/>
        </w:rPr>
        <w:pPrChange w:id="378" w:author="Lukas Lamm" w:date="2015-03-30T19:53:00Z">
          <w:pPr/>
        </w:pPrChange>
      </w:pPr>
      <w:proofErr w:type="spellStart"/>
      <w:ins w:id="379"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octave</w:t>
        </w:r>
        <w:proofErr w:type="spellEnd"/>
        <w:r>
          <w:t xml:space="preserve"> </w:t>
        </w:r>
        <w:proofErr w:type="spellStart"/>
        <w:r>
          <w:t>by</w:t>
        </w:r>
        <w:proofErr w:type="spellEnd"/>
        <w:r>
          <w:t xml:space="preserve"> </w:t>
        </w:r>
        <w:proofErr w:type="spellStart"/>
        <w:r>
          <w:t>placing</w:t>
        </w:r>
        <w:proofErr w:type="spellEnd"/>
        <w:r>
          <w:t xml:space="preserve"> </w:t>
        </w:r>
        <w:proofErr w:type="spellStart"/>
        <w:r>
          <w:t>notes</w:t>
        </w:r>
        <w:proofErr w:type="spellEnd"/>
        <w:r>
          <w:t xml:space="preserve"> on </w:t>
        </w:r>
        <w:proofErr w:type="spellStart"/>
        <w:r>
          <w:t>the</w:t>
        </w:r>
        <w:proofErr w:type="spellEnd"/>
        <w:r>
          <w:t xml:space="preserve"> </w:t>
        </w:r>
        <w:proofErr w:type="spellStart"/>
        <w:r>
          <w:t>stave</w:t>
        </w:r>
      </w:ins>
      <w:proofErr w:type="spellEnd"/>
    </w:p>
    <w:p w14:paraId="13C0A052" w14:textId="77777777" w:rsidR="00D47335" w:rsidRDefault="00FD2692">
      <w:pPr>
        <w:pStyle w:val="Listenabsatz"/>
        <w:numPr>
          <w:ilvl w:val="1"/>
          <w:numId w:val="42"/>
        </w:numPr>
        <w:rPr>
          <w:ins w:id="380" w:author="Lukas Lamm" w:date="2015-03-30T19:53:00Z"/>
        </w:rPr>
        <w:pPrChange w:id="381" w:author="Lukas Lamm" w:date="2015-03-30T19:53:00Z">
          <w:pPr/>
        </w:pPrChange>
      </w:pPr>
      <w:proofErr w:type="spellStart"/>
      <w:ins w:id="382"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ins>
      <w:proofErr w:type="spellEnd"/>
    </w:p>
    <w:p w14:paraId="4C011139" w14:textId="77777777" w:rsidR="00D47335" w:rsidRDefault="00FD2692">
      <w:pPr>
        <w:pStyle w:val="Listenabsatz"/>
        <w:numPr>
          <w:ilvl w:val="1"/>
          <w:numId w:val="42"/>
        </w:numPr>
        <w:rPr>
          <w:ins w:id="383" w:author="Lukas Lamm" w:date="2015-03-30T19:53:00Z"/>
        </w:rPr>
        <w:pPrChange w:id="384" w:author="Lukas Lamm" w:date="2015-03-30T19:53:00Z">
          <w:pPr/>
        </w:pPrChange>
      </w:pPr>
      <w:proofErr w:type="spellStart"/>
      <w:ins w:id="385" w:author="Lukas Lamm" w:date="2015-03-30T19:46:00Z">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accidental</w:t>
        </w:r>
        <w:proofErr w:type="spellEnd"/>
        <w:r>
          <w:t xml:space="preserve"> </w:t>
        </w:r>
        <w:proofErr w:type="spellStart"/>
        <w:r>
          <w:t>and</w:t>
        </w:r>
        <w:proofErr w:type="spellEnd"/>
        <w:r>
          <w:t xml:space="preserve"> </w:t>
        </w:r>
        <w:proofErr w:type="spellStart"/>
        <w:r>
          <w:t>naturals</w:t>
        </w:r>
      </w:ins>
      <w:proofErr w:type="spellEnd"/>
    </w:p>
    <w:p w14:paraId="0855DDCB" w14:textId="55EF2BDE" w:rsidR="00FD2692" w:rsidRDefault="00FD2692">
      <w:pPr>
        <w:pStyle w:val="Listenabsatz"/>
        <w:numPr>
          <w:ilvl w:val="1"/>
          <w:numId w:val="42"/>
        </w:numPr>
        <w:rPr>
          <w:ins w:id="386" w:author="Lukas Lamm" w:date="2015-03-30T19:46:00Z"/>
        </w:rPr>
        <w:pPrChange w:id="387" w:author="Lukas Lamm" w:date="2015-03-30T19:53:00Z">
          <w:pPr/>
        </w:pPrChange>
      </w:pPr>
      <w:ins w:id="388" w:author="Lukas Lamm" w:date="2015-03-30T19:46:00Z">
        <w:r>
          <w:t xml:space="preserve">NICE TO HAVE: </w:t>
        </w:r>
      </w:ins>
      <w:proofErr w:type="spellStart"/>
      <w:ins w:id="389" w:author="Lukas Lamm" w:date="2015-03-30T19:53:00Z">
        <w:r w:rsidR="00D47335">
          <w:t>triplets</w:t>
        </w:r>
      </w:ins>
      <w:proofErr w:type="spellEnd"/>
      <w:ins w:id="390" w:author="Lukas Lamm" w:date="2015-03-30T19:46:00Z">
        <w:r w:rsidR="00D47335">
          <w:t xml:space="preserve">, </w:t>
        </w:r>
        <w:proofErr w:type="spellStart"/>
        <w:r w:rsidR="00D47335">
          <w:t>dotted</w:t>
        </w:r>
        <w:proofErr w:type="spellEnd"/>
        <w:r w:rsidR="00D47335">
          <w:t xml:space="preserve"> </w:t>
        </w:r>
        <w:proofErr w:type="spellStart"/>
        <w:r w:rsidR="00D47335">
          <w:t>notes</w:t>
        </w:r>
        <w:proofErr w:type="spellEnd"/>
        <w:r>
          <w:t xml:space="preserve">, </w:t>
        </w:r>
      </w:ins>
      <w:proofErr w:type="spellStart"/>
      <w:ins w:id="391" w:author="Lukas Lamm" w:date="2015-03-30T19:53:00Z">
        <w:r w:rsidR="00D47335">
          <w:t>rests</w:t>
        </w:r>
      </w:ins>
      <w:proofErr w:type="spellEnd"/>
    </w:p>
    <w:p w14:paraId="612A68D2" w14:textId="77777777" w:rsidR="00FD2692" w:rsidRDefault="00FD2692" w:rsidP="00FD2692">
      <w:pPr>
        <w:rPr>
          <w:ins w:id="392" w:author="Lukas Lamm" w:date="2015-03-30T19:46:00Z"/>
        </w:rPr>
      </w:pPr>
    </w:p>
    <w:p w14:paraId="33042358" w14:textId="7EA293D0" w:rsidR="00FD2692" w:rsidRDefault="00D47335">
      <w:pPr>
        <w:pStyle w:val="Listenabsatz"/>
        <w:numPr>
          <w:ilvl w:val="0"/>
          <w:numId w:val="43"/>
        </w:numPr>
        <w:rPr>
          <w:ins w:id="393" w:author="Lukas Lamm" w:date="2015-03-30T19:46:00Z"/>
        </w:rPr>
        <w:pPrChange w:id="394" w:author="Lukas Lamm" w:date="2015-03-30T19:53:00Z">
          <w:pPr/>
        </w:pPrChange>
      </w:pPr>
      <w:ins w:id="395" w:author="Lukas Lamm" w:date="2015-03-30T19:53: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396" w:author="Lukas Lamm" w:date="2015-03-30T19:46:00Z">
        <w:r w:rsidR="00FD2692">
          <w:t>see</w:t>
        </w:r>
        <w:proofErr w:type="spellEnd"/>
        <w:r w:rsidR="00FD2692">
          <w:t xml:space="preserve"> a </w:t>
        </w:r>
        <w:proofErr w:type="spellStart"/>
        <w:r w:rsidR="00FD2692">
          <w:t>clear</w:t>
        </w:r>
        <w:proofErr w:type="spellEnd"/>
        <w:r w:rsidR="00FD2692">
          <w:t xml:space="preserve"> </w:t>
        </w:r>
        <w:proofErr w:type="spellStart"/>
        <w:r w:rsidR="00FD2692">
          <w:t>list</w:t>
        </w:r>
        <w:proofErr w:type="spellEnd"/>
        <w:r w:rsidR="00FD2692">
          <w:t xml:space="preserve"> </w:t>
        </w:r>
        <w:proofErr w:type="spellStart"/>
        <w:r w:rsidR="00FD2692">
          <w:t>of</w:t>
        </w:r>
        <w:proofErr w:type="spellEnd"/>
        <w:r w:rsidR="00FD2692">
          <w:t xml:space="preserve"> </w:t>
        </w:r>
        <w:proofErr w:type="spellStart"/>
        <w:r w:rsidR="00FD2692">
          <w:t>occurences</w:t>
        </w:r>
        <w:proofErr w:type="spellEnd"/>
        <w:r w:rsidR="00FD2692">
          <w:t xml:space="preserve"> </w:t>
        </w:r>
        <w:proofErr w:type="spellStart"/>
        <w:r w:rsidR="00FD2692">
          <w:t>of</w:t>
        </w:r>
        <w:proofErr w:type="spellEnd"/>
        <w:r w:rsidR="00FD2692">
          <w:t xml:space="preserve"> </w:t>
        </w:r>
        <w:proofErr w:type="spellStart"/>
        <w:r w:rsidR="00FD2692">
          <w:t>my</w:t>
        </w:r>
        <w:proofErr w:type="spellEnd"/>
        <w:r w:rsidR="00FD2692">
          <w:t xml:space="preserve"> </w:t>
        </w:r>
        <w:proofErr w:type="spellStart"/>
        <w:r w:rsidR="00FD2692">
          <w:t>search</w:t>
        </w:r>
        <w:proofErr w:type="spellEnd"/>
        <w:r w:rsidR="00FD2692">
          <w:t xml:space="preserve">, so </w:t>
        </w:r>
        <w:proofErr w:type="spellStart"/>
        <w:r w:rsidR="00FD2692">
          <w:t>that</w:t>
        </w:r>
        <w:proofErr w:type="spellEnd"/>
        <w:r w:rsidR="00FD2692">
          <w:t xml:space="preserve"> i </w:t>
        </w:r>
        <w:proofErr w:type="spellStart"/>
        <w:r w:rsidR="00FD2692">
          <w:t>get</w:t>
        </w:r>
        <w:proofErr w:type="spellEnd"/>
        <w:r w:rsidR="00FD2692">
          <w:t xml:space="preserve"> an </w:t>
        </w:r>
        <w:proofErr w:type="spellStart"/>
        <w:r w:rsidR="00FD2692">
          <w:t>overview</w:t>
        </w:r>
        <w:proofErr w:type="spellEnd"/>
        <w:r w:rsidR="00FD2692">
          <w:t xml:space="preserve"> </w:t>
        </w:r>
        <w:proofErr w:type="spellStart"/>
        <w:r w:rsidR="00FD2692">
          <w:t>of</w:t>
        </w:r>
        <w:proofErr w:type="spellEnd"/>
        <w:r w:rsidR="00FD2692">
          <w:t xml:space="preserve"> </w:t>
        </w:r>
        <w:proofErr w:type="spellStart"/>
        <w:r w:rsidR="00FD2692">
          <w:t>where</w:t>
        </w:r>
        <w:proofErr w:type="spellEnd"/>
        <w:r w:rsidR="00FD2692">
          <w:t xml:space="preserve"> </w:t>
        </w:r>
        <w:proofErr w:type="spellStart"/>
        <w:r w:rsidR="00FD2692">
          <w:t>that</w:t>
        </w:r>
        <w:proofErr w:type="spellEnd"/>
        <w:r w:rsidR="00FD2692">
          <w:t xml:space="preserve"> </w:t>
        </w:r>
        <w:proofErr w:type="spellStart"/>
        <w:r w:rsidR="00FD2692">
          <w:t>pattern</w:t>
        </w:r>
        <w:proofErr w:type="spellEnd"/>
        <w:r w:rsidR="00FD2692">
          <w:t xml:space="preserve"> was </w:t>
        </w:r>
        <w:proofErr w:type="spellStart"/>
        <w:r w:rsidR="00FD2692">
          <w:t>found</w:t>
        </w:r>
        <w:proofErr w:type="spellEnd"/>
        <w:r w:rsidR="00FD2692">
          <w:t xml:space="preserve"> in </w:t>
        </w:r>
        <w:proofErr w:type="spellStart"/>
        <w:r w:rsidR="00FD2692">
          <w:t>my</w:t>
        </w:r>
        <w:proofErr w:type="spellEnd"/>
        <w:r w:rsidR="00FD2692">
          <w:t xml:space="preserve"> </w:t>
        </w:r>
        <w:proofErr w:type="spellStart"/>
        <w:r w:rsidR="00FD2692">
          <w:t>uploaded</w:t>
        </w:r>
        <w:proofErr w:type="spellEnd"/>
        <w:r w:rsidR="00FD2692">
          <w:t xml:space="preserve"> </w:t>
        </w:r>
        <w:proofErr w:type="spellStart"/>
        <w:r w:rsidR="00FD2692">
          <w:t>file</w:t>
        </w:r>
        <w:proofErr w:type="spellEnd"/>
        <w:r w:rsidR="00FD2692">
          <w:t>(s)</w:t>
        </w:r>
      </w:ins>
      <w:ins w:id="397" w:author="Lukas Lamm" w:date="2015-03-30T19:53:00Z">
        <w:r>
          <w:t>“</w:t>
        </w:r>
      </w:ins>
    </w:p>
    <w:p w14:paraId="5FF09014" w14:textId="77777777" w:rsidR="00D47335" w:rsidRDefault="00D47335">
      <w:pPr>
        <w:pStyle w:val="Listenabsatz"/>
        <w:numPr>
          <w:ilvl w:val="0"/>
          <w:numId w:val="42"/>
        </w:numPr>
        <w:rPr>
          <w:ins w:id="398" w:author="Lukas Lamm" w:date="2015-03-30T19:53:00Z"/>
        </w:rPr>
        <w:pPrChange w:id="399" w:author="Lukas Lamm" w:date="2015-03-30T19:53:00Z">
          <w:pPr/>
        </w:pPrChange>
      </w:pPr>
      <w:proofErr w:type="spellStart"/>
      <w:ins w:id="400" w:author="Lukas Lamm" w:date="2015-03-30T19:53:00Z">
        <w:r>
          <w:t>Acceptance</w:t>
        </w:r>
        <w:proofErr w:type="spellEnd"/>
        <w:r>
          <w:t xml:space="preserve"> </w:t>
        </w:r>
        <w:proofErr w:type="spellStart"/>
        <w:r>
          <w:t>criteria</w:t>
        </w:r>
        <w:proofErr w:type="spellEnd"/>
        <w:r>
          <w:t>:</w:t>
        </w:r>
      </w:ins>
    </w:p>
    <w:p w14:paraId="6A9C0B8B" w14:textId="77777777" w:rsidR="00D47335" w:rsidRDefault="00FD2692">
      <w:pPr>
        <w:pStyle w:val="Listenabsatz"/>
        <w:numPr>
          <w:ilvl w:val="1"/>
          <w:numId w:val="42"/>
        </w:numPr>
        <w:rPr>
          <w:ins w:id="401" w:author="Lukas Lamm" w:date="2015-03-30T19:54:00Z"/>
        </w:rPr>
        <w:pPrChange w:id="402" w:author="Lukas Lamm" w:date="2015-03-30T19:54:00Z">
          <w:pPr/>
        </w:pPrChange>
      </w:pPr>
      <w:proofErr w:type="spellStart"/>
      <w:ins w:id="403" w:author="Lukas Lamm" w:date="2015-03-30T19:46:00Z">
        <w:r>
          <w:t>user</w:t>
        </w:r>
        <w:proofErr w:type="spellEnd"/>
        <w:r>
          <w:t xml:space="preserve"> </w:t>
        </w:r>
        <w:proofErr w:type="spellStart"/>
        <w:r>
          <w:t>can</w:t>
        </w:r>
        <w:proofErr w:type="spellEnd"/>
        <w:r>
          <w:t xml:space="preserve"> </w:t>
        </w:r>
        <w:proofErr w:type="spellStart"/>
        <w:r>
          <w:t>review</w:t>
        </w:r>
        <w:proofErr w:type="spellEnd"/>
        <w:r>
          <w:t xml:space="preserve"> </w:t>
        </w:r>
        <w:proofErr w:type="spellStart"/>
        <w:r>
          <w:t>his</w:t>
        </w:r>
        <w:proofErr w:type="spellEnd"/>
        <w:r>
          <w:t xml:space="preserve">/her </w:t>
        </w:r>
        <w:proofErr w:type="spellStart"/>
        <w:r>
          <w:t>search</w:t>
        </w:r>
        <w:proofErr w:type="spellEnd"/>
        <w:r>
          <w:t xml:space="preserve"> </w:t>
        </w:r>
        <w:proofErr w:type="spellStart"/>
        <w:r>
          <w:t>pattern</w:t>
        </w:r>
      </w:ins>
      <w:proofErr w:type="spellEnd"/>
    </w:p>
    <w:p w14:paraId="34890F30" w14:textId="7F73C396" w:rsidR="00FD2692" w:rsidRDefault="00FD2692">
      <w:pPr>
        <w:pStyle w:val="Listenabsatz"/>
        <w:numPr>
          <w:ilvl w:val="1"/>
          <w:numId w:val="42"/>
        </w:numPr>
        <w:rPr>
          <w:ins w:id="404" w:author="Lukas Lamm" w:date="2015-03-30T19:46:00Z"/>
        </w:rPr>
        <w:pPrChange w:id="405" w:author="Lukas Lamm" w:date="2015-03-30T19:54:00Z">
          <w:pPr/>
        </w:pPrChange>
      </w:pPr>
      <w:proofErr w:type="spellStart"/>
      <w:ins w:id="406" w:author="Lukas Lamm" w:date="2015-03-30T19:46:00Z">
        <w:r>
          <w:t>google</w:t>
        </w:r>
        <w:proofErr w:type="spellEnd"/>
        <w:r>
          <w:t xml:space="preserve"> like </w:t>
        </w:r>
        <w:proofErr w:type="spellStart"/>
        <w:r>
          <w:t>result</w:t>
        </w:r>
        <w:proofErr w:type="spellEnd"/>
        <w:r>
          <w:t xml:space="preserve"> </w:t>
        </w:r>
        <w:proofErr w:type="spellStart"/>
        <w:r>
          <w:t>list</w:t>
        </w:r>
        <w:proofErr w:type="spellEnd"/>
        <w:r>
          <w:t xml:space="preserve"> </w:t>
        </w:r>
        <w:proofErr w:type="spellStart"/>
        <w:r>
          <w:t>including</w:t>
        </w:r>
        <w:proofErr w:type="spellEnd"/>
        <w:r>
          <w:t xml:space="preserve"> title, </w:t>
        </w:r>
        <w:proofErr w:type="spellStart"/>
        <w:r>
          <w:t>interpret</w:t>
        </w:r>
        <w:proofErr w:type="spellEnd"/>
        <w:r>
          <w:t xml:space="preserve">, </w:t>
        </w:r>
        <w:proofErr w:type="spellStart"/>
        <w:r>
          <w:t>number</w:t>
        </w:r>
        <w:proofErr w:type="spellEnd"/>
        <w:r>
          <w:t xml:space="preserve"> </w:t>
        </w:r>
        <w:proofErr w:type="spellStart"/>
        <w:r>
          <w:t>of</w:t>
        </w:r>
        <w:proofErr w:type="spellEnd"/>
        <w:r>
          <w:t xml:space="preserve"> </w:t>
        </w:r>
        <w:proofErr w:type="spellStart"/>
        <w:r>
          <w:t>occurences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file</w:t>
        </w:r>
        <w:proofErr w:type="spellEnd"/>
        <w:r>
          <w:t>(s)</w:t>
        </w:r>
      </w:ins>
    </w:p>
    <w:p w14:paraId="09186508" w14:textId="77777777" w:rsidR="00FD2692" w:rsidRDefault="00FD2692" w:rsidP="00FD2692">
      <w:pPr>
        <w:rPr>
          <w:ins w:id="407" w:author="Lukas Lamm" w:date="2015-03-30T19:46:00Z"/>
        </w:rPr>
      </w:pPr>
    </w:p>
    <w:p w14:paraId="07E8870D" w14:textId="051A0F60" w:rsidR="00FD2692" w:rsidRDefault="00D47335">
      <w:pPr>
        <w:pStyle w:val="Listenabsatz"/>
        <w:numPr>
          <w:ilvl w:val="0"/>
          <w:numId w:val="43"/>
        </w:numPr>
        <w:rPr>
          <w:ins w:id="408" w:author="Lukas Lamm" w:date="2015-03-30T19:46:00Z"/>
        </w:rPr>
        <w:pPrChange w:id="409" w:author="Lukas Lamm" w:date="2015-03-30T19:54:00Z">
          <w:pPr/>
        </w:pPrChange>
      </w:pPr>
      <w:ins w:id="410" w:author="Lukas Lamm" w:date="2015-03-30T19:54: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proofErr w:type="spellStart"/>
      <w:ins w:id="411" w:author="Lukas Lamm" w:date="2015-03-30T19:46:00Z">
        <w:r w:rsidR="00FD2692">
          <w:t>view</w:t>
        </w:r>
        <w:proofErr w:type="spellEnd"/>
        <w:r w:rsidR="00FD2692">
          <w:t xml:space="preserve"> </w:t>
        </w:r>
        <w:proofErr w:type="spellStart"/>
        <w:r w:rsidR="00FD2692">
          <w:t>certain</w:t>
        </w:r>
        <w:proofErr w:type="spellEnd"/>
        <w:r w:rsidR="00FD2692">
          <w:t xml:space="preserve"> </w:t>
        </w:r>
        <w:proofErr w:type="spellStart"/>
        <w:r w:rsidR="00FD2692">
          <w:t>results</w:t>
        </w:r>
        <w:proofErr w:type="spellEnd"/>
        <w:r w:rsidR="00FD2692">
          <w:t xml:space="preserve"> in </w:t>
        </w:r>
        <w:proofErr w:type="spellStart"/>
        <w:r w:rsidR="00FD2692">
          <w:t>more</w:t>
        </w:r>
        <w:proofErr w:type="spellEnd"/>
        <w:r w:rsidR="00FD2692">
          <w:t xml:space="preserve"> </w:t>
        </w:r>
        <w:proofErr w:type="spellStart"/>
        <w:r w:rsidR="00FD2692">
          <w:t>detail</w:t>
        </w:r>
        <w:proofErr w:type="spellEnd"/>
        <w:r w:rsidR="00FD2692">
          <w:t xml:space="preserve">, so </w:t>
        </w:r>
        <w:proofErr w:type="spellStart"/>
        <w:r w:rsidR="00FD2692">
          <w:t>that</w:t>
        </w:r>
        <w:proofErr w:type="spellEnd"/>
        <w:r w:rsidR="00FD2692">
          <w:t xml:space="preserve"> i </w:t>
        </w:r>
        <w:proofErr w:type="spellStart"/>
        <w:r w:rsidR="00FD2692">
          <w:t>can</w:t>
        </w:r>
        <w:proofErr w:type="spellEnd"/>
        <w:r w:rsidR="00FD2692">
          <w:t xml:space="preserve"> </w:t>
        </w:r>
        <w:proofErr w:type="spellStart"/>
        <w:r w:rsidR="00FD2692">
          <w:t>see</w:t>
        </w:r>
        <w:proofErr w:type="spellEnd"/>
        <w:r w:rsidR="00FD2692">
          <w:t xml:space="preserve"> </w:t>
        </w:r>
        <w:proofErr w:type="spellStart"/>
        <w:r w:rsidR="00FD2692">
          <w:t>where</w:t>
        </w:r>
        <w:proofErr w:type="spellEnd"/>
        <w:r w:rsidR="00FD2692">
          <w:t xml:space="preserve"> </w:t>
        </w:r>
        <w:proofErr w:type="spellStart"/>
        <w:r w:rsidR="00FD2692">
          <w:t>results</w:t>
        </w:r>
        <w:proofErr w:type="spellEnd"/>
        <w:r w:rsidR="00FD2692">
          <w:t xml:space="preserve"> </w:t>
        </w:r>
        <w:proofErr w:type="spellStart"/>
        <w:r w:rsidR="00FD2692">
          <w:t>occure</w:t>
        </w:r>
        <w:proofErr w:type="spellEnd"/>
        <w:r w:rsidR="00FD2692">
          <w:t xml:space="preserve"> in a </w:t>
        </w:r>
        <w:proofErr w:type="spellStart"/>
        <w:r w:rsidR="00FD2692">
          <w:t>file</w:t>
        </w:r>
      </w:ins>
      <w:proofErr w:type="spellEnd"/>
      <w:ins w:id="412" w:author="Lukas Lamm" w:date="2015-03-30T19:54:00Z">
        <w:r>
          <w:t>.“</w:t>
        </w:r>
      </w:ins>
    </w:p>
    <w:p w14:paraId="0F38E479" w14:textId="77777777" w:rsidR="00D47335" w:rsidRDefault="00D47335">
      <w:pPr>
        <w:pStyle w:val="Listenabsatz"/>
        <w:numPr>
          <w:ilvl w:val="0"/>
          <w:numId w:val="42"/>
        </w:numPr>
        <w:rPr>
          <w:ins w:id="413" w:author="Lukas Lamm" w:date="2015-03-30T19:54:00Z"/>
        </w:rPr>
        <w:pPrChange w:id="414" w:author="Lukas Lamm" w:date="2015-03-30T19:54:00Z">
          <w:pPr/>
        </w:pPrChange>
      </w:pPr>
      <w:proofErr w:type="spellStart"/>
      <w:ins w:id="415" w:author="Lukas Lamm" w:date="2015-03-30T19:54:00Z">
        <w:r>
          <w:t>Acceptance</w:t>
        </w:r>
        <w:proofErr w:type="spellEnd"/>
        <w:r>
          <w:t xml:space="preserve"> </w:t>
        </w:r>
        <w:proofErr w:type="spellStart"/>
        <w:r>
          <w:t>criteria</w:t>
        </w:r>
        <w:proofErr w:type="spellEnd"/>
        <w:r>
          <w:t>:</w:t>
        </w:r>
      </w:ins>
    </w:p>
    <w:p w14:paraId="3730D848" w14:textId="77777777" w:rsidR="00D47335" w:rsidRDefault="00FD2692">
      <w:pPr>
        <w:pStyle w:val="Listenabsatz"/>
        <w:numPr>
          <w:ilvl w:val="1"/>
          <w:numId w:val="42"/>
        </w:numPr>
        <w:rPr>
          <w:ins w:id="416" w:author="Lukas Lamm" w:date="2015-03-30T19:54:00Z"/>
        </w:rPr>
        <w:pPrChange w:id="417" w:author="Lukas Lamm" w:date="2015-03-30T19:54:00Z">
          <w:pPr/>
        </w:pPrChange>
      </w:pPr>
      <w:proofErr w:type="spellStart"/>
      <w:ins w:id="418" w:author="Lukas Lamm" w:date="2015-03-30T19:46:00Z">
        <w:r>
          <w:t>user</w:t>
        </w:r>
        <w:proofErr w:type="spellEnd"/>
        <w:r>
          <w:t xml:space="preserve"> </w:t>
        </w:r>
        <w:proofErr w:type="spellStart"/>
        <w:r>
          <w:t>sees</w:t>
        </w:r>
        <w:proofErr w:type="spellEnd"/>
        <w:r>
          <w:t xml:space="preserve"> an </w:t>
        </w:r>
        <w:proofErr w:type="spellStart"/>
        <w:r>
          <w:t>extract</w:t>
        </w:r>
        <w:proofErr w:type="spellEnd"/>
        <w:r>
          <w:t xml:space="preserve"> </w:t>
        </w:r>
        <w:proofErr w:type="spellStart"/>
        <w:r>
          <w:t>of</w:t>
        </w:r>
        <w:proofErr w:type="spellEnd"/>
        <w:r>
          <w:t xml:space="preserve"> </w:t>
        </w:r>
        <w:proofErr w:type="spellStart"/>
        <w:r>
          <w:t>the</w:t>
        </w:r>
        <w:proofErr w:type="spellEnd"/>
        <w:r>
          <w:t xml:space="preserve"> </w:t>
        </w:r>
        <w:proofErr w:type="spellStart"/>
        <w:r>
          <w:t>file</w:t>
        </w:r>
        <w:proofErr w:type="spellEnd"/>
        <w:r>
          <w:t xml:space="preserve">, </w:t>
        </w:r>
        <w:proofErr w:type="spellStart"/>
        <w:r>
          <w:t>containing</w:t>
        </w:r>
        <w:proofErr w:type="spellEnd"/>
        <w:r>
          <w:t xml:space="preserve"> </w:t>
        </w:r>
        <w:proofErr w:type="spellStart"/>
        <w:r>
          <w:t>highlighted</w:t>
        </w:r>
        <w:proofErr w:type="spellEnd"/>
        <w:r>
          <w:t xml:space="preserve"> </w:t>
        </w:r>
        <w:proofErr w:type="spellStart"/>
        <w:r>
          <w:t>results</w:t>
        </w:r>
        <w:proofErr w:type="spellEnd"/>
        <w:r>
          <w:t xml:space="preserve"> </w:t>
        </w:r>
        <w:proofErr w:type="spellStart"/>
        <w:r>
          <w:t>embedded</w:t>
        </w:r>
        <w:proofErr w:type="spellEnd"/>
        <w:r>
          <w:t xml:space="preserve"> in a </w:t>
        </w:r>
        <w:proofErr w:type="spellStart"/>
        <w:r>
          <w:t>few</w:t>
        </w:r>
        <w:proofErr w:type="spellEnd"/>
        <w:r>
          <w:t xml:space="preserve"> </w:t>
        </w:r>
        <w:proofErr w:type="spellStart"/>
        <w:r>
          <w:t>staves</w:t>
        </w:r>
      </w:ins>
      <w:proofErr w:type="spellEnd"/>
    </w:p>
    <w:p w14:paraId="58154C44" w14:textId="77777777" w:rsidR="00D47335" w:rsidRDefault="00FD2692">
      <w:pPr>
        <w:pStyle w:val="Listenabsatz"/>
        <w:numPr>
          <w:ilvl w:val="1"/>
          <w:numId w:val="42"/>
        </w:numPr>
        <w:rPr>
          <w:ins w:id="419" w:author="Lukas Lamm" w:date="2015-03-30T19:54:00Z"/>
        </w:rPr>
        <w:pPrChange w:id="420" w:author="Lukas Lamm" w:date="2015-03-30T19:54:00Z">
          <w:pPr/>
        </w:pPrChange>
      </w:pPr>
      <w:proofErr w:type="spellStart"/>
      <w:ins w:id="421" w:author="Lukas Lamm" w:date="2015-03-30T19:46:00Z">
        <w:r>
          <w:t>user</w:t>
        </w:r>
        <w:proofErr w:type="spellEnd"/>
        <w:r>
          <w:t xml:space="preserve"> </w:t>
        </w:r>
        <w:proofErr w:type="spellStart"/>
        <w:r>
          <w:t>can</w:t>
        </w:r>
        <w:proofErr w:type="spellEnd"/>
        <w:r>
          <w:t xml:space="preserve"> jump </w:t>
        </w:r>
        <w:proofErr w:type="spellStart"/>
        <w:r>
          <w:t>to</w:t>
        </w:r>
        <w:proofErr w:type="spellEnd"/>
        <w:r>
          <w:t xml:space="preserve"> </w:t>
        </w:r>
        <w:proofErr w:type="spellStart"/>
        <w:r>
          <w:t>next</w:t>
        </w:r>
        <w:proofErr w:type="spellEnd"/>
        <w:r>
          <w:t>/</w:t>
        </w:r>
        <w:proofErr w:type="spellStart"/>
        <w:r>
          <w:t>previous</w:t>
        </w:r>
        <w:proofErr w:type="spellEnd"/>
        <w:r>
          <w:t xml:space="preserve"> </w:t>
        </w:r>
        <w:proofErr w:type="spellStart"/>
        <w:r>
          <w:t>occurences</w:t>
        </w:r>
        <w:proofErr w:type="spellEnd"/>
        <w:r>
          <w:t xml:space="preserve"> </w:t>
        </w:r>
        <w:proofErr w:type="spellStart"/>
        <w:r>
          <w:t>inside</w:t>
        </w:r>
        <w:proofErr w:type="spellEnd"/>
        <w:r>
          <w:t xml:space="preserve"> </w:t>
        </w:r>
        <w:proofErr w:type="spellStart"/>
        <w:r>
          <w:t>the</w:t>
        </w:r>
        <w:proofErr w:type="spellEnd"/>
        <w:r>
          <w:t xml:space="preserve"> same </w:t>
        </w:r>
        <w:proofErr w:type="spellStart"/>
        <w:r>
          <w:t>file</w:t>
        </w:r>
      </w:ins>
      <w:proofErr w:type="spellEnd"/>
    </w:p>
    <w:p w14:paraId="526BCD22" w14:textId="441BC03E" w:rsidR="00FD2692" w:rsidRDefault="00FD2692">
      <w:pPr>
        <w:pStyle w:val="Listenabsatz"/>
        <w:numPr>
          <w:ilvl w:val="1"/>
          <w:numId w:val="42"/>
        </w:numPr>
        <w:rPr>
          <w:ins w:id="422" w:author="Lukas Lamm" w:date="2015-03-30T19:46:00Z"/>
        </w:rPr>
        <w:pPrChange w:id="423" w:author="Lukas Lamm" w:date="2015-03-30T19:54:00Z">
          <w:pPr/>
        </w:pPrChange>
      </w:pPr>
      <w:proofErr w:type="spellStart"/>
      <w:ins w:id="424" w:author="Lukas Lamm" w:date="2015-03-30T19:46:00Z">
        <w:r>
          <w:t>user</w:t>
        </w:r>
        <w:proofErr w:type="spellEnd"/>
        <w:r>
          <w:t xml:space="preserve"> </w:t>
        </w:r>
        <w:proofErr w:type="spellStart"/>
        <w:r>
          <w:t>gets</w:t>
        </w:r>
        <w:proofErr w:type="spellEnd"/>
        <w:r>
          <w:t xml:space="preserve"> </w:t>
        </w:r>
        <w:proofErr w:type="spellStart"/>
        <w:r>
          <w:t>general</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this</w:t>
        </w:r>
        <w:proofErr w:type="spellEnd"/>
        <w:r>
          <w:t xml:space="preserve"> </w:t>
        </w:r>
        <w:proofErr w:type="spellStart"/>
        <w:r>
          <w:t>track</w:t>
        </w:r>
        <w:proofErr w:type="spellEnd"/>
        <w:r>
          <w:t xml:space="preserve"> (same </w:t>
        </w:r>
        <w:proofErr w:type="spellStart"/>
        <w:r>
          <w:t>as</w:t>
        </w:r>
        <w:proofErr w:type="spellEnd"/>
        <w:r>
          <w:t xml:space="preserve"> in </w:t>
        </w:r>
        <w:proofErr w:type="spellStart"/>
        <w:r>
          <w:t>automatic</w:t>
        </w:r>
        <w:proofErr w:type="spellEnd"/>
        <w:r>
          <w:t xml:space="preserve"> </w:t>
        </w:r>
        <w:proofErr w:type="spellStart"/>
        <w:r>
          <w:t>analysation</w:t>
        </w:r>
        <w:proofErr w:type="spellEnd"/>
        <w:r>
          <w:t xml:space="preserve"> after </w:t>
        </w:r>
        <w:proofErr w:type="spellStart"/>
        <w:r>
          <w:t>upload</w:t>
        </w:r>
        <w:proofErr w:type="spellEnd"/>
        <w:r>
          <w:t>)</w:t>
        </w:r>
      </w:ins>
    </w:p>
    <w:p w14:paraId="0CA98305" w14:textId="77777777" w:rsidR="00FD2692" w:rsidRDefault="00FD2692" w:rsidP="00FD2692">
      <w:pPr>
        <w:rPr>
          <w:ins w:id="425" w:author="Lukas Lamm" w:date="2015-03-30T19:46:00Z"/>
        </w:rPr>
      </w:pPr>
    </w:p>
    <w:p w14:paraId="5E141F58" w14:textId="03F7F5BD" w:rsidR="00FD2692" w:rsidRDefault="00D47335">
      <w:pPr>
        <w:pStyle w:val="Listenabsatz"/>
        <w:numPr>
          <w:ilvl w:val="0"/>
          <w:numId w:val="43"/>
        </w:numPr>
        <w:rPr>
          <w:ins w:id="426" w:author="Lukas Lamm" w:date="2015-03-30T19:46:00Z"/>
        </w:rPr>
        <w:pPrChange w:id="427" w:author="Lukas Lamm" w:date="2015-03-30T19:54:00Z">
          <w:pPr/>
        </w:pPrChange>
      </w:pPr>
      <w:ins w:id="428" w:author="Lukas Lamm" w:date="2015-03-30T19:54:00Z">
        <w:r>
          <w:t xml:space="preserve">„As a </w:t>
        </w:r>
        <w:proofErr w:type="spellStart"/>
        <w:r>
          <w:t>user</w:t>
        </w:r>
        <w:proofErr w:type="spellEnd"/>
        <w:r>
          <w:t xml:space="preserve"> i </w:t>
        </w:r>
        <w:proofErr w:type="spellStart"/>
        <w:r>
          <w:t>want</w:t>
        </w:r>
        <w:proofErr w:type="spellEnd"/>
        <w:r>
          <w:t xml:space="preserve"> </w:t>
        </w:r>
        <w:proofErr w:type="spellStart"/>
        <w:r>
          <w:t>to</w:t>
        </w:r>
        <w:proofErr w:type="spellEnd"/>
        <w:r>
          <w:t xml:space="preserve"> </w:t>
        </w:r>
      </w:ins>
      <w:ins w:id="429" w:author="Lukas Lamm" w:date="2015-03-30T19:46:00Z">
        <w:r w:rsidR="00FD2692">
          <w:t xml:space="preserve">listen </w:t>
        </w:r>
        <w:proofErr w:type="spellStart"/>
        <w:r w:rsidR="00FD2692">
          <w:t>to</w:t>
        </w:r>
        <w:proofErr w:type="spellEnd"/>
        <w:r w:rsidR="00FD2692">
          <w:t xml:space="preserve"> </w:t>
        </w:r>
        <w:proofErr w:type="spellStart"/>
        <w:r w:rsidR="00FD2692">
          <w:t>extracts</w:t>
        </w:r>
        <w:proofErr w:type="spellEnd"/>
        <w:r w:rsidR="00FD2692">
          <w:t xml:space="preserve"> </w:t>
        </w:r>
        <w:proofErr w:type="spellStart"/>
        <w:r w:rsidR="00FD2692">
          <w:t>of</w:t>
        </w:r>
        <w:proofErr w:type="spellEnd"/>
        <w:r w:rsidR="00FD2692">
          <w:t xml:space="preserve"> </w:t>
        </w:r>
        <w:proofErr w:type="spellStart"/>
        <w:r w:rsidR="00FD2692">
          <w:t>certain</w:t>
        </w:r>
        <w:proofErr w:type="spellEnd"/>
        <w:r w:rsidR="00FD2692">
          <w:t xml:space="preserve"> </w:t>
        </w:r>
        <w:proofErr w:type="spellStart"/>
        <w:r w:rsidR="00FD2692">
          <w:t>results</w:t>
        </w:r>
        <w:proofErr w:type="spellEnd"/>
        <w:r w:rsidR="00FD2692">
          <w:t xml:space="preserve">, so </w:t>
        </w:r>
        <w:proofErr w:type="spellStart"/>
        <w:r w:rsidR="00FD2692">
          <w:t>that</w:t>
        </w:r>
        <w:proofErr w:type="spellEnd"/>
        <w:r w:rsidR="00FD2692">
          <w:t xml:space="preserve"> i </w:t>
        </w:r>
        <w:proofErr w:type="spellStart"/>
        <w:r w:rsidR="00FD2692">
          <w:t>can</w:t>
        </w:r>
        <w:proofErr w:type="spellEnd"/>
        <w:r w:rsidR="00FD2692">
          <w:t xml:space="preserve"> </w:t>
        </w:r>
        <w:proofErr w:type="spellStart"/>
        <w:r w:rsidR="00FD2692">
          <w:t>to</w:t>
        </w:r>
        <w:proofErr w:type="spellEnd"/>
        <w:r w:rsidR="00FD2692">
          <w:t xml:space="preserve"> </w:t>
        </w:r>
        <w:proofErr w:type="spellStart"/>
        <w:r w:rsidR="00FD2692">
          <w:t>get</w:t>
        </w:r>
        <w:proofErr w:type="spellEnd"/>
        <w:r w:rsidR="00FD2692">
          <w:t xml:space="preserve"> an </w:t>
        </w:r>
        <w:proofErr w:type="spellStart"/>
        <w:r w:rsidR="00FD2692">
          <w:t>impression</w:t>
        </w:r>
        <w:proofErr w:type="spellEnd"/>
        <w:r w:rsidR="00FD2692">
          <w:t xml:space="preserve"> </w:t>
        </w:r>
        <w:proofErr w:type="spellStart"/>
        <w:r w:rsidR="00FD2692">
          <w:t>of</w:t>
        </w:r>
        <w:proofErr w:type="spellEnd"/>
        <w:r w:rsidR="00FD2692">
          <w:t xml:space="preserve"> </w:t>
        </w:r>
        <w:proofErr w:type="spellStart"/>
        <w:r w:rsidR="00FD2692">
          <w:t>that</w:t>
        </w:r>
        <w:proofErr w:type="spellEnd"/>
        <w:r w:rsidR="00FD2692">
          <w:t xml:space="preserve"> </w:t>
        </w:r>
        <w:proofErr w:type="spellStart"/>
        <w:r w:rsidR="00FD2692">
          <w:t>certain</w:t>
        </w:r>
        <w:proofErr w:type="spellEnd"/>
        <w:r w:rsidR="00FD2692">
          <w:t xml:space="preserve"> </w:t>
        </w:r>
        <w:proofErr w:type="spellStart"/>
        <w:r w:rsidR="00FD2692">
          <w:t>pattern</w:t>
        </w:r>
        <w:proofErr w:type="spellEnd"/>
        <w:r w:rsidR="00FD2692">
          <w:t xml:space="preserve"> </w:t>
        </w:r>
        <w:proofErr w:type="spellStart"/>
        <w:r w:rsidR="00FD2692">
          <w:t>inside</w:t>
        </w:r>
        <w:proofErr w:type="spellEnd"/>
        <w:r w:rsidR="00FD2692">
          <w:t xml:space="preserve"> </w:t>
        </w:r>
        <w:proofErr w:type="spellStart"/>
        <w:r w:rsidR="00FD2692">
          <w:t>of</w:t>
        </w:r>
        <w:proofErr w:type="spellEnd"/>
        <w:r w:rsidR="00FD2692">
          <w:t xml:space="preserve"> </w:t>
        </w:r>
        <w:proofErr w:type="spellStart"/>
        <w:r w:rsidR="00FD2692">
          <w:t>its</w:t>
        </w:r>
        <w:proofErr w:type="spellEnd"/>
        <w:r w:rsidR="00FD2692">
          <w:t xml:space="preserve"> </w:t>
        </w:r>
        <w:proofErr w:type="spellStart"/>
        <w:r w:rsidR="00FD2692">
          <w:t>context</w:t>
        </w:r>
      </w:ins>
      <w:proofErr w:type="spellEnd"/>
      <w:ins w:id="430" w:author="Lukas Lamm" w:date="2015-03-30T19:54:00Z">
        <w:r>
          <w:t>.“</w:t>
        </w:r>
      </w:ins>
    </w:p>
    <w:p w14:paraId="0B6C4589" w14:textId="77777777" w:rsidR="00D47335" w:rsidRDefault="00D47335">
      <w:pPr>
        <w:pStyle w:val="Listenabsatz"/>
        <w:numPr>
          <w:ilvl w:val="0"/>
          <w:numId w:val="42"/>
        </w:numPr>
        <w:rPr>
          <w:ins w:id="431" w:author="Lukas Lamm" w:date="2015-03-30T19:54:00Z"/>
        </w:rPr>
        <w:pPrChange w:id="432" w:author="Lukas Lamm" w:date="2015-03-30T19:54:00Z">
          <w:pPr/>
        </w:pPrChange>
      </w:pPr>
      <w:proofErr w:type="spellStart"/>
      <w:ins w:id="433" w:author="Lukas Lamm" w:date="2015-03-30T19:54:00Z">
        <w:r>
          <w:t>Acceptance</w:t>
        </w:r>
        <w:proofErr w:type="spellEnd"/>
        <w:r>
          <w:t xml:space="preserve"> </w:t>
        </w:r>
        <w:proofErr w:type="spellStart"/>
        <w:r>
          <w:t>criteria</w:t>
        </w:r>
        <w:proofErr w:type="spellEnd"/>
        <w:r>
          <w:t>:</w:t>
        </w:r>
      </w:ins>
    </w:p>
    <w:p w14:paraId="1415A3E3" w14:textId="77777777" w:rsidR="00D47335" w:rsidRDefault="00FD2692">
      <w:pPr>
        <w:pStyle w:val="Listenabsatz"/>
        <w:numPr>
          <w:ilvl w:val="1"/>
          <w:numId w:val="42"/>
        </w:numPr>
        <w:rPr>
          <w:ins w:id="434" w:author="Lukas Lamm" w:date="2015-03-30T19:54:00Z"/>
        </w:rPr>
        <w:pPrChange w:id="435" w:author="Lukas Lamm" w:date="2015-03-30T19:46:00Z">
          <w:pPr>
            <w:pStyle w:val="StandardWeb"/>
            <w:spacing w:before="0" w:beforeAutospacing="0" w:after="0" w:afterAutospacing="0"/>
            <w:jc w:val="both"/>
            <w:textAlignment w:val="baseline"/>
          </w:pPr>
        </w:pPrChange>
      </w:pPr>
      <w:proofErr w:type="spellStart"/>
      <w:ins w:id="436" w:author="Lukas Lamm" w:date="2015-03-30T19:46:00Z">
        <w:r>
          <w:t>user</w:t>
        </w:r>
        <w:proofErr w:type="spellEnd"/>
        <w:r>
          <w:t xml:space="preserve"> </w:t>
        </w:r>
        <w:proofErr w:type="spellStart"/>
        <w:r>
          <w:t>can</w:t>
        </w:r>
        <w:proofErr w:type="spellEnd"/>
        <w:r>
          <w:t xml:space="preserve"> </w:t>
        </w:r>
        <w:proofErr w:type="spellStart"/>
        <w:r>
          <w:t>play</w:t>
        </w:r>
        <w:proofErr w:type="spellEnd"/>
        <w:r>
          <w:t xml:space="preserve">, pause, </w:t>
        </w:r>
        <w:proofErr w:type="spellStart"/>
        <w:r>
          <w:t>stop</w:t>
        </w:r>
        <w:proofErr w:type="spellEnd"/>
        <w:r>
          <w:t xml:space="preserve"> </w:t>
        </w:r>
        <w:proofErr w:type="spellStart"/>
        <w:r>
          <w:t>the</w:t>
        </w:r>
        <w:proofErr w:type="spellEnd"/>
        <w:r>
          <w:t xml:space="preserve"> </w:t>
        </w:r>
        <w:proofErr w:type="spellStart"/>
        <w:r>
          <w:t>playback</w:t>
        </w:r>
      </w:ins>
      <w:proofErr w:type="spellEnd"/>
    </w:p>
    <w:p w14:paraId="7A979CBB" w14:textId="1D3CF889" w:rsidR="00FD2692" w:rsidRDefault="00FD2692">
      <w:pPr>
        <w:pStyle w:val="Listenabsatz"/>
        <w:numPr>
          <w:ilvl w:val="1"/>
          <w:numId w:val="42"/>
        </w:numPr>
        <w:rPr>
          <w:ins w:id="437" w:author="Lukas Lamm" w:date="2015-03-30T19:46:00Z"/>
        </w:rPr>
        <w:pPrChange w:id="438" w:author="Lukas Lamm" w:date="2015-03-30T19:46:00Z">
          <w:pPr>
            <w:pStyle w:val="StandardWeb"/>
            <w:spacing w:before="0" w:beforeAutospacing="0" w:after="0" w:afterAutospacing="0"/>
            <w:jc w:val="both"/>
            <w:textAlignment w:val="baseline"/>
          </w:pPr>
        </w:pPrChange>
      </w:pPr>
      <w:proofErr w:type="spellStart"/>
      <w:ins w:id="439" w:author="Lukas Lamm" w:date="2015-03-30T19:46:00Z">
        <w:r>
          <w:t>current</w:t>
        </w:r>
        <w:proofErr w:type="spellEnd"/>
        <w:r>
          <w:t xml:space="preserve"> </w:t>
        </w:r>
        <w:proofErr w:type="spellStart"/>
        <w:r>
          <w:t>playback</w:t>
        </w:r>
        <w:proofErr w:type="spellEnd"/>
        <w:r>
          <w:t xml:space="preserve"> </w:t>
        </w:r>
        <w:proofErr w:type="spellStart"/>
        <w:r>
          <w:t>position</w:t>
        </w:r>
        <w:proofErr w:type="spellEnd"/>
        <w:r>
          <w:t xml:space="preserve"> </w:t>
        </w:r>
        <w:proofErr w:type="spellStart"/>
        <w:r>
          <w:t>is</w:t>
        </w:r>
        <w:proofErr w:type="spellEnd"/>
        <w:r>
          <w:t xml:space="preserve"> </w:t>
        </w:r>
        <w:proofErr w:type="spellStart"/>
        <w:r>
          <w:t>visualized</w:t>
        </w:r>
        <w:proofErr w:type="spellEnd"/>
      </w:ins>
    </w:p>
    <w:p w14:paraId="5246AD64" w14:textId="1650371C" w:rsidR="00286AD8" w:rsidRDefault="00377CCB">
      <w:pPr>
        <w:pStyle w:val="berschrift1"/>
        <w:numPr>
          <w:ilvl w:val="0"/>
          <w:numId w:val="0"/>
        </w:numPr>
        <w:ind w:left="432" w:hanging="432"/>
        <w:rPr>
          <w:ins w:id="440" w:author="Lukas Lamm" w:date="2015-03-30T19:42:00Z"/>
        </w:rPr>
        <w:pPrChange w:id="441" w:author="Lukas Lamm" w:date="2015-03-30T19:45:00Z">
          <w:pPr>
            <w:pStyle w:val="StandardWeb"/>
            <w:spacing w:before="0" w:beforeAutospacing="0" w:after="0" w:afterAutospacing="0"/>
            <w:jc w:val="both"/>
            <w:textAlignment w:val="baseline"/>
          </w:pPr>
        </w:pPrChange>
      </w:pPr>
      <w:bookmarkStart w:id="442" w:name="_Toc415509593"/>
      <w:ins w:id="443" w:author="Lukas Lamm" w:date="2015-03-30T19:41:00Z">
        <w:r>
          <w:t>Anhang B D</w:t>
        </w:r>
      </w:ins>
      <w:ins w:id="444" w:author="Lukas Lamm" w:date="2015-03-30T19:42:00Z">
        <w:r>
          <w:t>igitaler Anhang</w:t>
        </w:r>
        <w:bookmarkEnd w:id="442"/>
      </w:ins>
    </w:p>
    <w:p w14:paraId="1E5ED9C2" w14:textId="4EEE7C30" w:rsidR="00377CCB" w:rsidRDefault="00377CCB">
      <w:pPr>
        <w:rPr>
          <w:ins w:id="445" w:author="Lukas Lamm" w:date="2015-03-30T19:42:00Z"/>
        </w:rPr>
        <w:pPrChange w:id="446" w:author="Lukas Lamm" w:date="2015-03-30T19:42:00Z">
          <w:pPr>
            <w:pStyle w:val="StandardWeb"/>
            <w:spacing w:before="0" w:beforeAutospacing="0" w:after="0" w:afterAutospacing="0"/>
            <w:jc w:val="both"/>
            <w:textAlignment w:val="baseline"/>
          </w:pPr>
        </w:pPrChange>
      </w:pPr>
      <w:ins w:id="447" w:author="Lukas Lamm" w:date="2015-03-30T19:42:00Z">
        <w:r>
          <w:t>Inhalt:</w:t>
        </w:r>
      </w:ins>
    </w:p>
    <w:p w14:paraId="2C9360E6" w14:textId="657A9797" w:rsidR="00377CCB" w:rsidRDefault="00377CCB">
      <w:pPr>
        <w:pStyle w:val="Folgeabsatz"/>
        <w:numPr>
          <w:ilvl w:val="0"/>
          <w:numId w:val="41"/>
        </w:numPr>
        <w:rPr>
          <w:ins w:id="448" w:author="Lukas Lamm" w:date="2015-03-30T19:43:00Z"/>
        </w:rPr>
        <w:pPrChange w:id="449" w:author="Lukas Lamm" w:date="2015-03-30T19:43:00Z">
          <w:pPr>
            <w:pStyle w:val="StandardWeb"/>
            <w:spacing w:before="0" w:beforeAutospacing="0" w:after="0" w:afterAutospacing="0"/>
            <w:jc w:val="both"/>
            <w:textAlignment w:val="baseline"/>
          </w:pPr>
        </w:pPrChange>
      </w:pPr>
      <w:ins w:id="450" w:author="Lukas Lamm" w:date="2015-03-30T19:42:00Z">
        <w:r>
          <w:lastRenderedPageBreak/>
          <w:t>Quellcode</w:t>
        </w:r>
      </w:ins>
      <w:ins w:id="451" w:author="Lukas Lamm" w:date="2015-03-30T19:43:00Z">
        <w:r>
          <w:t xml:space="preserve"> (Projektdateien und Ressourcen)</w:t>
        </w:r>
      </w:ins>
    </w:p>
    <w:p w14:paraId="4C39EE5F" w14:textId="641D47C5" w:rsidR="00377CCB" w:rsidRDefault="00377CCB">
      <w:pPr>
        <w:pStyle w:val="Folgeabsatz"/>
        <w:numPr>
          <w:ilvl w:val="0"/>
          <w:numId w:val="41"/>
        </w:numPr>
        <w:rPr>
          <w:ins w:id="452" w:author="Lukas Lamm" w:date="2015-03-30T19:44:00Z"/>
        </w:rPr>
        <w:pPrChange w:id="453" w:author="Lukas Lamm" w:date="2015-03-30T19:43:00Z">
          <w:pPr>
            <w:pStyle w:val="StandardWeb"/>
            <w:spacing w:before="0" w:beforeAutospacing="0" w:after="0" w:afterAutospacing="0"/>
            <w:jc w:val="both"/>
            <w:textAlignment w:val="baseline"/>
          </w:pPr>
        </w:pPrChange>
      </w:pPr>
      <w:ins w:id="454" w:author="Lukas Lamm" w:date="2015-03-30T19:43:00Z">
        <w:r>
          <w:t>Material (Während des Projektes entstandenes Material)</w:t>
        </w:r>
      </w:ins>
    </w:p>
    <w:p w14:paraId="67BE7433" w14:textId="107CC955" w:rsidR="00377CCB" w:rsidRDefault="00377CCB">
      <w:pPr>
        <w:pStyle w:val="Folgeabsatz"/>
        <w:numPr>
          <w:ilvl w:val="1"/>
          <w:numId w:val="41"/>
        </w:numPr>
        <w:rPr>
          <w:ins w:id="455" w:author="Lukas Lamm" w:date="2015-03-30T19:43:00Z"/>
        </w:rPr>
        <w:pPrChange w:id="456" w:author="Lukas Lamm" w:date="2015-03-30T19:44:00Z">
          <w:pPr>
            <w:pStyle w:val="StandardWeb"/>
            <w:spacing w:before="0" w:beforeAutospacing="0" w:after="0" w:afterAutospacing="0"/>
            <w:jc w:val="both"/>
            <w:textAlignment w:val="baseline"/>
          </w:pPr>
        </w:pPrChange>
      </w:pPr>
      <w:ins w:id="457" w:author="Lukas Lamm" w:date="2015-03-30T19:44:00Z">
        <w:r>
          <w:t>Logoentwürfe</w:t>
        </w:r>
      </w:ins>
    </w:p>
    <w:p w14:paraId="13133D24" w14:textId="79F9304A" w:rsidR="00377CCB" w:rsidRDefault="00377CCB">
      <w:pPr>
        <w:pStyle w:val="Folgeabsatz"/>
        <w:numPr>
          <w:ilvl w:val="1"/>
          <w:numId w:val="41"/>
        </w:numPr>
        <w:rPr>
          <w:ins w:id="458" w:author="Lukas Lamm" w:date="2015-03-30T19:43:00Z"/>
        </w:rPr>
        <w:pPrChange w:id="459" w:author="Lukas Lamm" w:date="2015-03-30T19:43:00Z">
          <w:pPr>
            <w:pStyle w:val="StandardWeb"/>
            <w:spacing w:before="0" w:beforeAutospacing="0" w:after="0" w:afterAutospacing="0"/>
            <w:jc w:val="both"/>
            <w:textAlignment w:val="baseline"/>
          </w:pPr>
        </w:pPrChange>
      </w:pPr>
      <w:ins w:id="460" w:author="Lukas Lamm" w:date="2015-03-30T19:43:00Z">
        <w:r>
          <w:t>Screenshots</w:t>
        </w:r>
      </w:ins>
    </w:p>
    <w:p w14:paraId="52574B86" w14:textId="75F2C0DF" w:rsidR="00377CCB" w:rsidRDefault="00377CCB">
      <w:pPr>
        <w:pStyle w:val="Folgeabsatz"/>
        <w:numPr>
          <w:ilvl w:val="1"/>
          <w:numId w:val="41"/>
        </w:numPr>
        <w:rPr>
          <w:ins w:id="461" w:author="Lukas Lamm" w:date="2015-03-30T19:44:00Z"/>
        </w:rPr>
        <w:pPrChange w:id="462" w:author="Lukas Lamm" w:date="2015-03-30T19:43:00Z">
          <w:pPr>
            <w:pStyle w:val="StandardWeb"/>
            <w:spacing w:before="0" w:beforeAutospacing="0" w:after="0" w:afterAutospacing="0"/>
            <w:jc w:val="both"/>
            <w:textAlignment w:val="baseline"/>
          </w:pPr>
        </w:pPrChange>
      </w:pPr>
      <w:ins w:id="463" w:author="Lukas Lamm" w:date="2015-03-30T19:44:00Z">
        <w:r>
          <w:t>Datenbankschema (Grafik)</w:t>
        </w:r>
      </w:ins>
    </w:p>
    <w:p w14:paraId="44B885D3" w14:textId="7CDE2750" w:rsidR="00377CCB" w:rsidRDefault="00377CCB">
      <w:pPr>
        <w:pStyle w:val="Folgeabsatz"/>
        <w:numPr>
          <w:ilvl w:val="1"/>
          <w:numId w:val="41"/>
        </w:numPr>
        <w:rPr>
          <w:ins w:id="464" w:author="Lukas Lamm" w:date="2015-03-30T19:45:00Z"/>
        </w:rPr>
        <w:pPrChange w:id="465" w:author="Lukas Lamm" w:date="2015-03-30T19:43:00Z">
          <w:pPr>
            <w:pStyle w:val="StandardWeb"/>
            <w:spacing w:before="0" w:beforeAutospacing="0" w:after="0" w:afterAutospacing="0"/>
            <w:jc w:val="both"/>
            <w:textAlignment w:val="baseline"/>
          </w:pPr>
        </w:pPrChange>
      </w:pPr>
      <w:ins w:id="466" w:author="Lukas Lamm" w:date="2015-03-30T19:45:00Z">
        <w:r>
          <w:t>Systemarchitektur (Grafik)</w:t>
        </w:r>
      </w:ins>
    </w:p>
    <w:p w14:paraId="4879BE73" w14:textId="21505F47" w:rsidR="00377CCB" w:rsidRPr="00377CCB" w:rsidRDefault="00377CCB">
      <w:pPr>
        <w:pStyle w:val="Folgeabsatz"/>
        <w:numPr>
          <w:ilvl w:val="1"/>
          <w:numId w:val="41"/>
        </w:numPr>
        <w:rPr>
          <w:rPrChange w:id="467" w:author="Lukas Lamm" w:date="2015-03-30T19:42:00Z">
            <w:rPr/>
          </w:rPrChange>
        </w:rPr>
        <w:pPrChange w:id="468" w:author="Lukas Lamm" w:date="2015-03-30T19:45:00Z">
          <w:pPr>
            <w:pStyle w:val="StandardWeb"/>
            <w:spacing w:before="0" w:beforeAutospacing="0" w:after="0" w:afterAutospacing="0"/>
            <w:jc w:val="both"/>
            <w:textAlignment w:val="baseline"/>
          </w:pPr>
        </w:pPrChange>
      </w:pPr>
      <w:ins w:id="469" w:author="Lukas Lamm" w:date="2015-03-30T19:45:00Z">
        <w:r>
          <w:t>Sonstiges</w:t>
        </w:r>
      </w:ins>
    </w:p>
    <w:p w14:paraId="2AB9B0E3" w14:textId="144F3B96" w:rsidR="0094230B" w:rsidRPr="0094230B" w:rsidRDefault="0094230B" w:rsidP="0094230B">
      <w:pPr>
        <w:pStyle w:val="StandardWeb"/>
        <w:spacing w:before="0" w:beforeAutospacing="0" w:after="0" w:afterAutospacing="0"/>
        <w:ind w:left="708"/>
        <w:jc w:val="both"/>
        <w:textAlignment w:val="baseline"/>
        <w:rPr>
          <w:rFonts w:ascii="Frutiger Next LT W1G" w:hAnsi="Frutiger Next LT W1G"/>
          <w:color w:val="000000"/>
          <w:sz w:val="23"/>
          <w:szCs w:val="23"/>
        </w:rPr>
      </w:pPr>
    </w:p>
    <w:sectPr w:rsidR="0094230B" w:rsidRPr="0094230B" w:rsidSect="000147EF">
      <w:headerReference w:type="default" r:id="rId2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3A433" w14:textId="77777777" w:rsidR="00211078" w:rsidRDefault="00211078" w:rsidP="00793C70">
      <w:pPr>
        <w:spacing w:line="240" w:lineRule="auto"/>
      </w:pPr>
      <w:r>
        <w:separator/>
      </w:r>
    </w:p>
  </w:endnote>
  <w:endnote w:type="continuationSeparator" w:id="0">
    <w:p w14:paraId="74081CEC" w14:textId="77777777" w:rsidR="00211078" w:rsidRDefault="0021107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FC5C2" w14:textId="77777777" w:rsidR="00211078" w:rsidRDefault="00211078" w:rsidP="00793C70">
      <w:pPr>
        <w:spacing w:line="240" w:lineRule="auto"/>
      </w:pPr>
      <w:r>
        <w:separator/>
      </w:r>
    </w:p>
  </w:footnote>
  <w:footnote w:type="continuationSeparator" w:id="0">
    <w:p w14:paraId="68C432B8" w14:textId="77777777" w:rsidR="00211078" w:rsidRDefault="00211078" w:rsidP="00793C70">
      <w:pPr>
        <w:spacing w:line="240" w:lineRule="auto"/>
      </w:pPr>
      <w:r>
        <w:continuationSeparator/>
      </w:r>
    </w:p>
  </w:footnote>
  <w:footnote w:id="1">
    <w:p w14:paraId="04D6D54E" w14:textId="5B0D4ACB" w:rsidR="00C122D0" w:rsidRDefault="00C122D0">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C122D0" w:rsidRDefault="00C122D0">
      <w:pPr>
        <w:pStyle w:val="Funotentext"/>
      </w:pPr>
      <w:r>
        <w:rPr>
          <w:rStyle w:val="Funotenzeichen"/>
        </w:rPr>
        <w:footnoteRef/>
      </w:r>
      <w:r>
        <w:t xml:space="preserve"> </w:t>
      </w:r>
      <w:r w:rsidRPr="00E66D42">
        <w:t>https://musescore.org/de</w:t>
      </w:r>
      <w:r>
        <w:t xml:space="preserve"> 27.03.2015</w:t>
      </w:r>
    </w:p>
  </w:footnote>
  <w:footnote w:id="3">
    <w:p w14:paraId="523E8F8C" w14:textId="253F1E3C" w:rsidR="00C122D0" w:rsidRDefault="00C122D0">
      <w:pPr>
        <w:pStyle w:val="Funotentext"/>
      </w:pPr>
      <w:r>
        <w:rPr>
          <w:rStyle w:val="Funotenzeichen"/>
        </w:rPr>
        <w:footnoteRef/>
      </w:r>
      <w:r>
        <w:t xml:space="preserve"> </w:t>
      </w:r>
      <w:r w:rsidRPr="00E66D42">
        <w:t>http://my.vexflow.com/</w:t>
      </w:r>
      <w:r>
        <w:t xml:space="preserve"> 27.03.2015</w:t>
      </w:r>
    </w:p>
  </w:footnote>
  <w:footnote w:id="4">
    <w:p w14:paraId="1426E2D0" w14:textId="73F15FD6" w:rsidR="00C122D0" w:rsidRDefault="00C122D0">
      <w:pPr>
        <w:pStyle w:val="Funotentext"/>
      </w:pPr>
      <w:r>
        <w:rPr>
          <w:rStyle w:val="Funotenzeichen"/>
        </w:rPr>
        <w:footnoteRef/>
      </w:r>
      <w:r>
        <w:t xml:space="preserve"> </w:t>
      </w:r>
      <w:r w:rsidRPr="00E66D42">
        <w:t xml:space="preserve"> https://www.noteflight.com/</w:t>
      </w:r>
      <w:r>
        <w:t xml:space="preserve"> 27.03.2015</w:t>
      </w:r>
    </w:p>
  </w:footnote>
  <w:footnote w:id="5">
    <w:p w14:paraId="1FC31397" w14:textId="5D893032" w:rsidR="00C122D0" w:rsidRDefault="00C122D0">
      <w:pPr>
        <w:pStyle w:val="Funotentext"/>
      </w:pPr>
      <w:r>
        <w:rPr>
          <w:rStyle w:val="Funotenzeichen"/>
        </w:rPr>
        <w:footnoteRef/>
      </w:r>
      <w:r>
        <w:t xml:space="preserve"> </w:t>
      </w:r>
      <w:r w:rsidRPr="00E66D42">
        <w:t>https://de.wikipedia.org/wiki/MusicXML</w:t>
      </w:r>
      <w:r>
        <w:t xml:space="preserve"> 27.03.2015</w:t>
      </w:r>
    </w:p>
  </w:footnote>
  <w:footnote w:id="6">
    <w:p w14:paraId="1B1BA02B" w14:textId="6DBDA290" w:rsidR="00C122D0" w:rsidRDefault="00C122D0">
      <w:pPr>
        <w:pStyle w:val="Funotentext"/>
      </w:pPr>
      <w:r>
        <w:rPr>
          <w:rStyle w:val="Funotenzeichen"/>
        </w:rPr>
        <w:footnoteRef/>
      </w:r>
      <w:r>
        <w:t xml:space="preserve"> </w:t>
      </w:r>
      <w:r w:rsidRPr="000D5378">
        <w:t>https://musescore.org/de</w:t>
      </w:r>
      <w:r>
        <w:t xml:space="preserve"> 27.03.2015</w:t>
      </w:r>
    </w:p>
  </w:footnote>
  <w:footnote w:id="7">
    <w:p w14:paraId="24E34638" w14:textId="71A7B185" w:rsidR="00C122D0" w:rsidRDefault="00C122D0">
      <w:pPr>
        <w:pStyle w:val="Funotentext"/>
      </w:pPr>
      <w:r>
        <w:rPr>
          <w:rStyle w:val="Funotenzeichen"/>
        </w:rPr>
        <w:footnoteRef/>
      </w:r>
      <w:r>
        <w:t xml:space="preserve"> </w:t>
      </w:r>
      <w:r w:rsidRPr="00050CB5">
        <w:t>https://www.zenhub.io/</w:t>
      </w:r>
      <w:r>
        <w:t xml:space="preserve"> 27.03.2015</w:t>
      </w:r>
    </w:p>
  </w:footnote>
  <w:footnote w:id="8">
    <w:p w14:paraId="68A70EC6" w14:textId="1056B5DC" w:rsidR="00C122D0" w:rsidRDefault="00C122D0">
      <w:pPr>
        <w:pStyle w:val="Funotentext"/>
      </w:pPr>
      <w:r>
        <w:rPr>
          <w:rStyle w:val="Funotenzeichen"/>
        </w:rPr>
        <w:footnoteRef/>
      </w:r>
      <w:r>
        <w:t xml:space="preserve"> </w:t>
      </w:r>
      <w:r w:rsidRPr="004D0C94">
        <w:t>http://laravel.com/</w:t>
      </w:r>
      <w:r>
        <w:t xml:space="preserve"> 27.03.2015</w:t>
      </w:r>
    </w:p>
  </w:footnote>
  <w:footnote w:id="9">
    <w:p w14:paraId="0F9F1E4A" w14:textId="5737643D" w:rsidR="00C122D0" w:rsidRDefault="00C122D0">
      <w:pPr>
        <w:pStyle w:val="Funotentext"/>
      </w:pPr>
      <w:r>
        <w:rPr>
          <w:rStyle w:val="Funotenzeichen"/>
        </w:rPr>
        <w:footnoteRef/>
      </w:r>
      <w:r>
        <w:t xml:space="preserve"> </w:t>
      </w:r>
      <w:r w:rsidRPr="00F373DC">
        <w:t>https://jquery.com/</w:t>
      </w:r>
      <w:r>
        <w:t xml:space="preserve"> 27.03.2015</w:t>
      </w:r>
    </w:p>
  </w:footnote>
  <w:footnote w:id="10">
    <w:p w14:paraId="4FDC4DAF" w14:textId="22C93587" w:rsidR="00C122D0" w:rsidRDefault="00C122D0">
      <w:pPr>
        <w:pStyle w:val="Funotentext"/>
      </w:pPr>
      <w:r>
        <w:rPr>
          <w:rStyle w:val="Funotenzeichen"/>
        </w:rPr>
        <w:footnoteRef/>
      </w:r>
      <w:r>
        <w:t xml:space="preserve"> </w:t>
      </w:r>
      <w:r w:rsidRPr="004D0C94">
        <w:t>http://getbootstrap.com/</w:t>
      </w:r>
      <w:r>
        <w:t xml:space="preserve"> 27.03.2015</w:t>
      </w:r>
    </w:p>
  </w:footnote>
  <w:footnote w:id="11">
    <w:p w14:paraId="73E42A1D" w14:textId="249C9EDD" w:rsidR="00C122D0" w:rsidRDefault="00C122D0">
      <w:pPr>
        <w:pStyle w:val="Funotentext"/>
      </w:pPr>
      <w:r>
        <w:rPr>
          <w:rStyle w:val="Funotenzeichen"/>
        </w:rPr>
        <w:footnoteRef/>
      </w:r>
      <w:r>
        <w:t xml:space="preserve"> </w:t>
      </w:r>
      <w:r w:rsidRPr="004D0C94">
        <w:t>https://fezvrasta.github.io/bootstrap-material-design/</w:t>
      </w:r>
      <w:r>
        <w:t xml:space="preserve"> 27.03.2015</w:t>
      </w:r>
    </w:p>
  </w:footnote>
  <w:footnote w:id="12">
    <w:p w14:paraId="55B230C7" w14:textId="7D54B13A" w:rsidR="00C122D0" w:rsidRDefault="00C122D0">
      <w:pPr>
        <w:pStyle w:val="Funotentext"/>
      </w:pPr>
      <w:r>
        <w:rPr>
          <w:rStyle w:val="Funotenzeichen"/>
        </w:rPr>
        <w:footnoteRef/>
      </w:r>
      <w:r>
        <w:t xml:space="preserve"> </w:t>
      </w:r>
      <w:r w:rsidRPr="004D0C94">
        <w:t>http://d3js.org/</w:t>
      </w:r>
      <w:r>
        <w:t xml:space="preserve"> 27.03.2015</w:t>
      </w:r>
    </w:p>
  </w:footnote>
  <w:footnote w:id="13">
    <w:p w14:paraId="47FA8F75" w14:textId="48AE91F9" w:rsidR="00C122D0" w:rsidRDefault="00C122D0">
      <w:pPr>
        <w:pStyle w:val="Funotentext"/>
      </w:pPr>
      <w:r>
        <w:rPr>
          <w:rStyle w:val="Funotenzeichen"/>
        </w:rPr>
        <w:footnoteRef/>
      </w:r>
      <w:r>
        <w:t xml:space="preserve"> </w:t>
      </w:r>
      <w:r w:rsidRPr="004D0C94">
        <w:t>http://www.vexflow.com/</w:t>
      </w:r>
      <w:r>
        <w:t xml:space="preserve"> 27.03.2015</w:t>
      </w:r>
    </w:p>
  </w:footnote>
  <w:footnote w:id="14">
    <w:p w14:paraId="13CF0E58" w14:textId="106F13D3" w:rsidR="00C122D0" w:rsidRDefault="00C122D0">
      <w:pPr>
        <w:pStyle w:val="Funotentext"/>
      </w:pPr>
      <w:r>
        <w:rPr>
          <w:rStyle w:val="Funotenzeichen"/>
        </w:rPr>
        <w:footnoteRef/>
      </w:r>
      <w:r>
        <w:t xml:space="preserve"> </w:t>
      </w:r>
      <w:r w:rsidRPr="004D0C94">
        <w:t>http://www.mattboldt.com/demos/typed-js/</w:t>
      </w:r>
      <w:r>
        <w:t xml:space="preserve"> 27.03.2015</w:t>
      </w:r>
    </w:p>
  </w:footnote>
  <w:footnote w:id="15">
    <w:p w14:paraId="194063BC" w14:textId="413169C1" w:rsidR="00C122D0" w:rsidRDefault="00C122D0">
      <w:pPr>
        <w:pStyle w:val="Funotentext"/>
      </w:pPr>
      <w:r>
        <w:rPr>
          <w:rStyle w:val="Funotenzeichen"/>
        </w:rPr>
        <w:footnoteRef/>
      </w:r>
      <w:r>
        <w:t xml:space="preserve"> </w:t>
      </w:r>
      <w:r w:rsidRPr="009A2659">
        <w:t>http://www.dropzonejs.com/</w:t>
      </w:r>
      <w:r>
        <w:t xml:space="preserve"> 27.03.2015</w:t>
      </w:r>
    </w:p>
  </w:footnote>
  <w:footnote w:id="16">
    <w:p w14:paraId="7221BD73" w14:textId="1E79749D" w:rsidR="00C122D0" w:rsidRDefault="00C122D0">
      <w:pPr>
        <w:pStyle w:val="Funotentext"/>
      </w:pPr>
      <w:r>
        <w:rPr>
          <w:rStyle w:val="Funotenzeichen"/>
        </w:rPr>
        <w:footnoteRef/>
      </w:r>
      <w:r>
        <w:t xml:space="preserve"> </w:t>
      </w:r>
      <w:r w:rsidRPr="009A2659">
        <w:t>http://mudcu.be/midi-js/</w:t>
      </w:r>
      <w:r>
        <w:t xml:space="preserve"> 27.03.2015</w:t>
      </w:r>
    </w:p>
  </w:footnote>
  <w:footnote w:id="17">
    <w:p w14:paraId="08BD670B" w14:textId="110B4137" w:rsidR="00C122D0" w:rsidRDefault="00C122D0">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C122D0" w:rsidRDefault="00C122D0" w:rsidP="000147EF">
    <w:pPr>
      <w:pStyle w:val="Kopfzeile"/>
      <w:jc w:val="right"/>
    </w:pPr>
  </w:p>
  <w:p w14:paraId="6779587F" w14:textId="77777777" w:rsidR="00C122D0" w:rsidRDefault="00C122D0"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C122D0" w:rsidRDefault="00C122D0"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C122D0" w:rsidRDefault="00C122D0"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2"/>
  </w:num>
  <w:num w:numId="42">
    <w:abstractNumId w:val="23"/>
  </w:num>
  <w:num w:numId="43">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221F6"/>
    <w:rsid w:val="00025B36"/>
    <w:rsid w:val="000349BC"/>
    <w:rsid w:val="00050CB5"/>
    <w:rsid w:val="00070B8E"/>
    <w:rsid w:val="00080C48"/>
    <w:rsid w:val="000951CC"/>
    <w:rsid w:val="000A08A2"/>
    <w:rsid w:val="000B1206"/>
    <w:rsid w:val="000B7AA9"/>
    <w:rsid w:val="000C057C"/>
    <w:rsid w:val="000C21A4"/>
    <w:rsid w:val="000C3E91"/>
    <w:rsid w:val="000C6D6D"/>
    <w:rsid w:val="000D5378"/>
    <w:rsid w:val="000E6647"/>
    <w:rsid w:val="00101C9F"/>
    <w:rsid w:val="001203DD"/>
    <w:rsid w:val="00163146"/>
    <w:rsid w:val="00167407"/>
    <w:rsid w:val="001E250B"/>
    <w:rsid w:val="00201F3B"/>
    <w:rsid w:val="0020392D"/>
    <w:rsid w:val="00211078"/>
    <w:rsid w:val="00211754"/>
    <w:rsid w:val="00213D5C"/>
    <w:rsid w:val="00235E04"/>
    <w:rsid w:val="00246EB0"/>
    <w:rsid w:val="002643BA"/>
    <w:rsid w:val="00286973"/>
    <w:rsid w:val="00286AD8"/>
    <w:rsid w:val="00297459"/>
    <w:rsid w:val="002A05F9"/>
    <w:rsid w:val="00305E80"/>
    <w:rsid w:val="003308E2"/>
    <w:rsid w:val="00352E93"/>
    <w:rsid w:val="00377CCB"/>
    <w:rsid w:val="0038100C"/>
    <w:rsid w:val="00394687"/>
    <w:rsid w:val="003A2F1A"/>
    <w:rsid w:val="00403A81"/>
    <w:rsid w:val="004154E5"/>
    <w:rsid w:val="0043620C"/>
    <w:rsid w:val="004450F8"/>
    <w:rsid w:val="0046785B"/>
    <w:rsid w:val="0046797B"/>
    <w:rsid w:val="00467F35"/>
    <w:rsid w:val="00480C18"/>
    <w:rsid w:val="00482B04"/>
    <w:rsid w:val="004833B8"/>
    <w:rsid w:val="004925EF"/>
    <w:rsid w:val="004A1465"/>
    <w:rsid w:val="004A1608"/>
    <w:rsid w:val="004B0621"/>
    <w:rsid w:val="004D0C94"/>
    <w:rsid w:val="004D1002"/>
    <w:rsid w:val="004E6D66"/>
    <w:rsid w:val="004F38F6"/>
    <w:rsid w:val="00505479"/>
    <w:rsid w:val="00513B11"/>
    <w:rsid w:val="00516BC3"/>
    <w:rsid w:val="00542499"/>
    <w:rsid w:val="005447AA"/>
    <w:rsid w:val="005554DB"/>
    <w:rsid w:val="005709BB"/>
    <w:rsid w:val="0059237B"/>
    <w:rsid w:val="00595925"/>
    <w:rsid w:val="005B65BF"/>
    <w:rsid w:val="005D3EFA"/>
    <w:rsid w:val="005D451D"/>
    <w:rsid w:val="005E4B49"/>
    <w:rsid w:val="005F317F"/>
    <w:rsid w:val="00600146"/>
    <w:rsid w:val="00602B5C"/>
    <w:rsid w:val="00647984"/>
    <w:rsid w:val="00667A4F"/>
    <w:rsid w:val="0068145C"/>
    <w:rsid w:val="00686F15"/>
    <w:rsid w:val="00691AD0"/>
    <w:rsid w:val="006C052A"/>
    <w:rsid w:val="006C1843"/>
    <w:rsid w:val="007033D0"/>
    <w:rsid w:val="00712435"/>
    <w:rsid w:val="00712E6A"/>
    <w:rsid w:val="00732AF2"/>
    <w:rsid w:val="00754792"/>
    <w:rsid w:val="00766919"/>
    <w:rsid w:val="00793C70"/>
    <w:rsid w:val="0079437B"/>
    <w:rsid w:val="007D488E"/>
    <w:rsid w:val="00803827"/>
    <w:rsid w:val="00816876"/>
    <w:rsid w:val="008573CF"/>
    <w:rsid w:val="00865E46"/>
    <w:rsid w:val="00867947"/>
    <w:rsid w:val="00873B3B"/>
    <w:rsid w:val="0087671A"/>
    <w:rsid w:val="00886C45"/>
    <w:rsid w:val="008873E3"/>
    <w:rsid w:val="008A446B"/>
    <w:rsid w:val="008D3EB9"/>
    <w:rsid w:val="008E1633"/>
    <w:rsid w:val="008F4191"/>
    <w:rsid w:val="0094230B"/>
    <w:rsid w:val="00947230"/>
    <w:rsid w:val="009704B0"/>
    <w:rsid w:val="00994E33"/>
    <w:rsid w:val="009A0603"/>
    <w:rsid w:val="009A2659"/>
    <w:rsid w:val="009A2EAE"/>
    <w:rsid w:val="009A376D"/>
    <w:rsid w:val="009A5EC5"/>
    <w:rsid w:val="009A6082"/>
    <w:rsid w:val="009A6B3E"/>
    <w:rsid w:val="009B2BD0"/>
    <w:rsid w:val="009C4494"/>
    <w:rsid w:val="009C5FE4"/>
    <w:rsid w:val="009E39FA"/>
    <w:rsid w:val="009E58B7"/>
    <w:rsid w:val="009F3E31"/>
    <w:rsid w:val="00A10967"/>
    <w:rsid w:val="00A12BED"/>
    <w:rsid w:val="00A22235"/>
    <w:rsid w:val="00A4328F"/>
    <w:rsid w:val="00A472AF"/>
    <w:rsid w:val="00A6171A"/>
    <w:rsid w:val="00A9201B"/>
    <w:rsid w:val="00A94A76"/>
    <w:rsid w:val="00AB1110"/>
    <w:rsid w:val="00AC2508"/>
    <w:rsid w:val="00AF4187"/>
    <w:rsid w:val="00B118AD"/>
    <w:rsid w:val="00B25E26"/>
    <w:rsid w:val="00B31C26"/>
    <w:rsid w:val="00B3506A"/>
    <w:rsid w:val="00B4352F"/>
    <w:rsid w:val="00B44B34"/>
    <w:rsid w:val="00B55F8D"/>
    <w:rsid w:val="00B66EF7"/>
    <w:rsid w:val="00B72BC9"/>
    <w:rsid w:val="00B7541D"/>
    <w:rsid w:val="00B92998"/>
    <w:rsid w:val="00B953E2"/>
    <w:rsid w:val="00BA7BC4"/>
    <w:rsid w:val="00BB6BE6"/>
    <w:rsid w:val="00BF61BD"/>
    <w:rsid w:val="00C122D0"/>
    <w:rsid w:val="00C274BD"/>
    <w:rsid w:val="00C3093A"/>
    <w:rsid w:val="00C476F8"/>
    <w:rsid w:val="00C57980"/>
    <w:rsid w:val="00C64062"/>
    <w:rsid w:val="00C93879"/>
    <w:rsid w:val="00CD173B"/>
    <w:rsid w:val="00D0605C"/>
    <w:rsid w:val="00D47335"/>
    <w:rsid w:val="00D47FC2"/>
    <w:rsid w:val="00D561CF"/>
    <w:rsid w:val="00D6784C"/>
    <w:rsid w:val="00D972FA"/>
    <w:rsid w:val="00DA76C3"/>
    <w:rsid w:val="00DD2DF5"/>
    <w:rsid w:val="00DE2F4D"/>
    <w:rsid w:val="00DF63ED"/>
    <w:rsid w:val="00E355B5"/>
    <w:rsid w:val="00E426A5"/>
    <w:rsid w:val="00E51E97"/>
    <w:rsid w:val="00E5307D"/>
    <w:rsid w:val="00E54774"/>
    <w:rsid w:val="00E602C0"/>
    <w:rsid w:val="00E66D42"/>
    <w:rsid w:val="00E7112A"/>
    <w:rsid w:val="00E736F6"/>
    <w:rsid w:val="00E76840"/>
    <w:rsid w:val="00E83C95"/>
    <w:rsid w:val="00E93FD9"/>
    <w:rsid w:val="00EA6A84"/>
    <w:rsid w:val="00EC013F"/>
    <w:rsid w:val="00EC2013"/>
    <w:rsid w:val="00EE038F"/>
    <w:rsid w:val="00EE11F6"/>
    <w:rsid w:val="00EF4A7F"/>
    <w:rsid w:val="00F02209"/>
    <w:rsid w:val="00F0397C"/>
    <w:rsid w:val="00F03F0C"/>
    <w:rsid w:val="00F12111"/>
    <w:rsid w:val="00F202C9"/>
    <w:rsid w:val="00F25C5F"/>
    <w:rsid w:val="00F373DC"/>
    <w:rsid w:val="00F420F0"/>
    <w:rsid w:val="00F424E9"/>
    <w:rsid w:val="00F47BD8"/>
    <w:rsid w:val="00F6544C"/>
    <w:rsid w:val="00F6749C"/>
    <w:rsid w:val="00F91186"/>
    <w:rsid w:val="00F961F0"/>
    <w:rsid w:val="00FA494F"/>
    <w:rsid w:val="00FC3A07"/>
    <w:rsid w:val="00FD24CD"/>
    <w:rsid w:val="00FD2692"/>
    <w:rsid w:val="00FF2646"/>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61069724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B9968-75ED-490E-9F50-1F9F9B9B8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2565</Words>
  <Characters>16162</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18690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Lukas Lamm</cp:lastModifiedBy>
  <cp:revision>35</cp:revision>
  <cp:lastPrinted>2011-01-24T14:47:00Z</cp:lastPrinted>
  <dcterms:created xsi:type="dcterms:W3CDTF">2015-03-25T13:19:00Z</dcterms:created>
  <dcterms:modified xsi:type="dcterms:W3CDTF">2015-03-30T18:11:00Z</dcterms:modified>
</cp:coreProperties>
</file>