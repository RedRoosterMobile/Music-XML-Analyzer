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026B6C" w14:textId="77777777" w:rsidR="009F3E31" w:rsidRDefault="009A5EC5" w:rsidP="00793C70">
      <w:pPr>
        <w:pStyle w:val="TitelseiteText"/>
        <w:jc w:val="right"/>
      </w:pPr>
      <w:r>
        <w:rPr>
          <w:noProof/>
          <w:lang w:eastAsia="de-DE"/>
        </w:rPr>
        <w:drawing>
          <wp:inline distT="0" distB="0" distL="0" distR="0" wp14:anchorId="30C3C5FD" wp14:editId="618F465C">
            <wp:extent cx="1675185" cy="765782"/>
            <wp:effectExtent l="19050" t="0" r="1215" b="0"/>
            <wp:docPr id="2" name="Grafik 1" descr="LOGO_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Text.jpg"/>
                    <pic:cNvPicPr/>
                  </pic:nvPicPr>
                  <pic:blipFill>
                    <a:blip r:embed="rId8" cstate="print"/>
                    <a:stretch>
                      <a:fillRect/>
                    </a:stretch>
                  </pic:blipFill>
                  <pic:spPr>
                    <a:xfrm>
                      <a:off x="0" y="0"/>
                      <a:ext cx="1679205" cy="767620"/>
                    </a:xfrm>
                    <a:prstGeom prst="rect">
                      <a:avLst/>
                    </a:prstGeom>
                  </pic:spPr>
                </pic:pic>
              </a:graphicData>
            </a:graphic>
          </wp:inline>
        </w:drawing>
      </w:r>
    </w:p>
    <w:p w14:paraId="18DFD438" w14:textId="77777777" w:rsidR="009F3E31" w:rsidRDefault="009F3E31" w:rsidP="009A6B3E">
      <w:pPr>
        <w:pStyle w:val="TitelseiteText"/>
        <w:jc w:val="right"/>
      </w:pPr>
    </w:p>
    <w:p w14:paraId="5DDD34D8" w14:textId="77777777" w:rsidR="009F3E31" w:rsidRPr="00712435" w:rsidRDefault="009F3E31" w:rsidP="009F3E31">
      <w:pPr>
        <w:pStyle w:val="TitelseiteText"/>
        <w:rPr>
          <w:rStyle w:val="AngabenzumLehrstuhl"/>
          <w:bCs w:val="0"/>
        </w:rPr>
      </w:pPr>
      <w:r w:rsidRPr="00712435">
        <w:rPr>
          <w:b/>
        </w:rPr>
        <w:t>Philosophische</w:t>
      </w:r>
      <w:r w:rsidRPr="00712435">
        <w:rPr>
          <w:rStyle w:val="AngabenzumLehrstuhl"/>
        </w:rPr>
        <w:t xml:space="preserve"> Fakultät III</w:t>
      </w:r>
    </w:p>
    <w:p w14:paraId="0A412DC5" w14:textId="77777777" w:rsidR="009F3E31" w:rsidRPr="00712435" w:rsidRDefault="009F3E31" w:rsidP="00712435">
      <w:pPr>
        <w:pStyle w:val="TitelseiteText"/>
        <w:rPr>
          <w:rStyle w:val="AngabenzumLehrstuhl"/>
          <w:bCs w:val="0"/>
          <w:sz w:val="22"/>
        </w:rPr>
      </w:pPr>
      <w:r w:rsidRPr="00712435">
        <w:rPr>
          <w:rStyle w:val="AngabenzumLehrstuhl"/>
          <w:bCs w:val="0"/>
          <w:sz w:val="22"/>
        </w:rPr>
        <w:t>Sprach- , Literatur- und Kulturwissenschaften</w:t>
      </w:r>
    </w:p>
    <w:p w14:paraId="0185963E" w14:textId="77777777" w:rsidR="009F3E31" w:rsidRPr="00712435" w:rsidRDefault="009F3E31" w:rsidP="00712435">
      <w:pPr>
        <w:pStyle w:val="TitelseiteText"/>
        <w:rPr>
          <w:rStyle w:val="AngabenzumLehrstuhl"/>
          <w:bCs w:val="0"/>
          <w:sz w:val="22"/>
        </w:rPr>
      </w:pPr>
      <w:r w:rsidRPr="00712435">
        <w:rPr>
          <w:rStyle w:val="AngabenzumLehrstuhl"/>
          <w:bCs w:val="0"/>
          <w:sz w:val="22"/>
        </w:rPr>
        <w:t xml:space="preserve">Institut für Information und </w:t>
      </w:r>
      <w:r w:rsidRPr="00F91186">
        <w:rPr>
          <w:rStyle w:val="AngabenzumLehrstuhl"/>
        </w:rPr>
        <w:t>Medien</w:t>
      </w:r>
      <w:r w:rsidRPr="00712435">
        <w:rPr>
          <w:rStyle w:val="AngabenzumLehrstuhl"/>
          <w:bCs w:val="0"/>
          <w:sz w:val="22"/>
        </w:rPr>
        <w:t>, Sprache und Kultur (I:IMSK)</w:t>
      </w:r>
      <w:r w:rsidR="00F91186">
        <w:rPr>
          <w:rStyle w:val="AngabenzumLehrstuhl"/>
          <w:bCs w:val="0"/>
          <w:sz w:val="22"/>
        </w:rPr>
        <w:br/>
        <w:t>L</w:t>
      </w:r>
      <w:r w:rsidR="00F12111">
        <w:rPr>
          <w:rStyle w:val="AngabenzumLehrstuhl"/>
          <w:bCs w:val="0"/>
          <w:sz w:val="22"/>
        </w:rPr>
        <w:t>ehrstuhl für Medieninformatik</w:t>
      </w:r>
    </w:p>
    <w:p w14:paraId="7CE17A6C" w14:textId="77777777" w:rsidR="009F3E31" w:rsidRDefault="009F3E31" w:rsidP="009F3E31">
      <w:pPr>
        <w:pBdr>
          <w:bottom w:val="single" w:sz="6" w:space="1" w:color="auto"/>
        </w:pBdr>
      </w:pPr>
    </w:p>
    <w:p w14:paraId="71228063" w14:textId="77777777" w:rsidR="009F3E31" w:rsidRDefault="009F3E31" w:rsidP="009F3E31">
      <w:pPr>
        <w:pStyle w:val="TitelseiteText"/>
      </w:pPr>
    </w:p>
    <w:p w14:paraId="53A444C8" w14:textId="77777777" w:rsidR="008873E3" w:rsidRDefault="008873E3" w:rsidP="009F3E31">
      <w:pPr>
        <w:pStyle w:val="TitelseiteText"/>
      </w:pPr>
    </w:p>
    <w:p w14:paraId="5FEF9F5F" w14:textId="723E2D46" w:rsidR="009F3E31" w:rsidRDefault="00286AD8" w:rsidP="009F3E31">
      <w:pPr>
        <w:pStyle w:val="TitelseiteText"/>
      </w:pPr>
      <w:r>
        <w:t>Digital Humanities</w:t>
      </w:r>
    </w:p>
    <w:p w14:paraId="06C1DCE0" w14:textId="716D4D18" w:rsidR="009F3E31" w:rsidRDefault="009F3E31" w:rsidP="009F3E31">
      <w:pPr>
        <w:pStyle w:val="TitelseiteText"/>
      </w:pPr>
      <w:r>
        <w:t xml:space="preserve">Modul: </w:t>
      </w:r>
      <w:r w:rsidRPr="00786574">
        <w:t xml:space="preserve">MEI-M </w:t>
      </w:r>
      <w:r w:rsidR="00286AD8">
        <w:t>30</w:t>
      </w:r>
      <w:r w:rsidRPr="00786574">
        <w:t xml:space="preserve"> (</w:t>
      </w:r>
      <w:r w:rsidR="00D972FA">
        <w:t>M.Sc.</w:t>
      </w:r>
      <w:r w:rsidR="00516BC3">
        <w:t>)</w:t>
      </w:r>
    </w:p>
    <w:p w14:paraId="56433D4A" w14:textId="272323CA" w:rsidR="009F3E31" w:rsidRDefault="00286AD8" w:rsidP="009F3E31">
      <w:pPr>
        <w:pStyle w:val="TitelseiteText"/>
      </w:pPr>
      <w:r>
        <w:t>WS 2014/2025</w:t>
      </w:r>
    </w:p>
    <w:p w14:paraId="6C931766" w14:textId="67A4C947" w:rsidR="009F3E31" w:rsidRPr="004421E9" w:rsidRDefault="009F3E31" w:rsidP="009F3E31">
      <w:pPr>
        <w:pStyle w:val="TitelseiteText"/>
      </w:pPr>
      <w:r w:rsidRPr="004421E9">
        <w:t xml:space="preserve">Leitung: </w:t>
      </w:r>
      <w:r w:rsidR="00286AD8">
        <w:t>Manuel Burghardt</w:t>
      </w:r>
    </w:p>
    <w:p w14:paraId="61F583E3" w14:textId="77777777" w:rsidR="009F3E31" w:rsidRDefault="009F3E31" w:rsidP="009F3E31">
      <w:pPr>
        <w:pStyle w:val="TitelseiteText"/>
      </w:pPr>
    </w:p>
    <w:p w14:paraId="22D18198" w14:textId="77777777" w:rsidR="009F3E31" w:rsidRDefault="009F3E31" w:rsidP="009F3E31">
      <w:pPr>
        <w:pStyle w:val="TitelseiteText"/>
      </w:pPr>
    </w:p>
    <w:p w14:paraId="5A656DCC" w14:textId="77777777" w:rsidR="009F3E31" w:rsidRDefault="009F3E31" w:rsidP="009F3E31"/>
    <w:p w14:paraId="00321330" w14:textId="77777777" w:rsidR="009F3E31" w:rsidRDefault="009F3E31" w:rsidP="009F3E31"/>
    <w:p w14:paraId="1C16D761" w14:textId="77777777" w:rsidR="009F3E31" w:rsidRDefault="009F3E31" w:rsidP="009F3E31"/>
    <w:p w14:paraId="33516DE5" w14:textId="77777777" w:rsidR="009F3E31" w:rsidRDefault="009F3E31" w:rsidP="009F3E31"/>
    <w:p w14:paraId="55F1C142" w14:textId="550ACABA" w:rsidR="009F3E31" w:rsidRDefault="00286AD8" w:rsidP="009F3E31">
      <w:pPr>
        <w:pStyle w:val="Titel"/>
      </w:pPr>
      <w:r>
        <w:t>Music XML Analyzer</w:t>
      </w:r>
    </w:p>
    <w:p w14:paraId="368FDD5D" w14:textId="77777777" w:rsidR="00516BC3" w:rsidRPr="00516BC3" w:rsidRDefault="00516BC3" w:rsidP="00516BC3">
      <w:pPr>
        <w:jc w:val="center"/>
        <w:rPr>
          <w:b/>
        </w:rPr>
      </w:pPr>
      <w:r w:rsidRPr="00516BC3">
        <w:rPr>
          <w:b/>
        </w:rPr>
        <w:t>Projektdokumentation</w:t>
      </w:r>
    </w:p>
    <w:p w14:paraId="482C1133" w14:textId="77777777" w:rsidR="009F3E31" w:rsidRDefault="009F3E31" w:rsidP="009F3E31"/>
    <w:p w14:paraId="5D9CB841" w14:textId="77777777" w:rsidR="009F3E31" w:rsidRDefault="009F3E31" w:rsidP="009F3E31"/>
    <w:p w14:paraId="60557093" w14:textId="77777777" w:rsidR="009F3E31" w:rsidRDefault="009F3E31" w:rsidP="009F3E31"/>
    <w:p w14:paraId="48CCA4DF" w14:textId="77777777" w:rsidR="009A6B3E" w:rsidRDefault="009A6B3E" w:rsidP="009F3E31"/>
    <w:p w14:paraId="6DDDE74F" w14:textId="77777777" w:rsidR="008573CF" w:rsidRDefault="008573CF" w:rsidP="008573CF">
      <w:pPr>
        <w:pStyle w:val="Folgeabsatz"/>
      </w:pPr>
    </w:p>
    <w:p w14:paraId="74FFBBE8" w14:textId="77777777" w:rsidR="008573CF" w:rsidRDefault="008573CF" w:rsidP="008573CF">
      <w:pPr>
        <w:pStyle w:val="Folgeabsatz"/>
      </w:pPr>
    </w:p>
    <w:p w14:paraId="11D89704" w14:textId="77777777" w:rsidR="008573CF" w:rsidRDefault="008573CF" w:rsidP="008573CF">
      <w:pPr>
        <w:pStyle w:val="Folgeabsatz"/>
      </w:pPr>
    </w:p>
    <w:p w14:paraId="3D261EF0" w14:textId="77777777" w:rsidR="008573CF" w:rsidRDefault="008573CF" w:rsidP="008573CF">
      <w:pPr>
        <w:pStyle w:val="Folgeabsatz"/>
      </w:pPr>
    </w:p>
    <w:p w14:paraId="7A7DB6A6" w14:textId="77777777" w:rsidR="008573CF" w:rsidRPr="008573CF" w:rsidRDefault="008573CF" w:rsidP="008573CF">
      <w:pPr>
        <w:pStyle w:val="Folgeabsatz"/>
      </w:pPr>
    </w:p>
    <w:p w14:paraId="43D4F9DD" w14:textId="77777777" w:rsidR="009F3E31" w:rsidRDefault="009F3E31" w:rsidP="009F3E31">
      <w:pPr>
        <w:pStyle w:val="TitelseiteText"/>
      </w:pPr>
    </w:p>
    <w:p w14:paraId="4AA4F115" w14:textId="77777777" w:rsidR="00286AD8" w:rsidRDefault="00286AD8" w:rsidP="009F3E31">
      <w:pPr>
        <w:pStyle w:val="TitelseiteText"/>
      </w:pPr>
    </w:p>
    <w:p w14:paraId="34C19443" w14:textId="77777777" w:rsidR="00286AD8" w:rsidRDefault="00286AD8" w:rsidP="009F3E31">
      <w:pPr>
        <w:pStyle w:val="TitelseiteText"/>
      </w:pPr>
    </w:p>
    <w:p w14:paraId="01619BD2" w14:textId="77777777" w:rsidR="00286AD8" w:rsidRDefault="00286AD8" w:rsidP="009F3E31">
      <w:pPr>
        <w:pStyle w:val="TitelseiteText"/>
      </w:pPr>
    </w:p>
    <w:p w14:paraId="519B4F08" w14:textId="77777777" w:rsidR="00286AD8" w:rsidRDefault="00286AD8" w:rsidP="009F3E31">
      <w:pPr>
        <w:pStyle w:val="TitelseiteText"/>
      </w:pPr>
    </w:p>
    <w:p w14:paraId="5C825AFD" w14:textId="77777777" w:rsidR="009F3E31" w:rsidRDefault="009F3E31" w:rsidP="009F3E31">
      <w:pPr>
        <w:pStyle w:val="TitelseiteText"/>
      </w:pPr>
    </w:p>
    <w:p w14:paraId="0FE99599" w14:textId="42574B58" w:rsidR="00516BC3" w:rsidRDefault="00286AD8" w:rsidP="00516BC3">
      <w:pPr>
        <w:pStyle w:val="TitelseiteText"/>
      </w:pPr>
      <w:r>
        <w:t>Lukas Lamm, David Lechler, Matthias Schneider</w:t>
      </w:r>
      <w:r w:rsidR="00516BC3">
        <w:t>, Tobias Semmelmann</w:t>
      </w:r>
    </w:p>
    <w:p w14:paraId="0F1CC176" w14:textId="42A552CC" w:rsidR="00516BC3" w:rsidRDefault="00286AD8" w:rsidP="00516BC3">
      <w:pPr>
        <w:pStyle w:val="TitelseiteText"/>
      </w:pPr>
      <w:r>
        <w:t>1511167, 1510484, 1439829</w:t>
      </w:r>
      <w:r w:rsidR="00516BC3">
        <w:t>, 1509311</w:t>
      </w:r>
    </w:p>
    <w:p w14:paraId="6B7E89A3" w14:textId="051CD04A" w:rsidR="000147EF" w:rsidRDefault="00E66D42" w:rsidP="00286AD8">
      <w:pPr>
        <w:pStyle w:val="TitelseiteText"/>
        <w:sectPr w:rsidR="000147EF" w:rsidSect="000147EF">
          <w:headerReference w:type="default" r:id="rId9"/>
          <w:headerReference w:type="first" r:id="rId10"/>
          <w:pgSz w:w="11906" w:h="16838"/>
          <w:pgMar w:top="1418" w:right="1418" w:bottom="1134" w:left="1985" w:header="709" w:footer="709" w:gutter="0"/>
          <w:cols w:space="708"/>
          <w:docGrid w:linePitch="360"/>
        </w:sectPr>
      </w:pPr>
      <w:r>
        <w:t>2. und 3</w:t>
      </w:r>
      <w:r w:rsidR="00516BC3">
        <w:t>. Semester M.Sc. Medieninformatik</w:t>
      </w:r>
    </w:p>
    <w:p w14:paraId="70732A79" w14:textId="77777777" w:rsidR="009F3E31" w:rsidRDefault="004925EF" w:rsidP="009A6082">
      <w:pPr>
        <w:pStyle w:val="Inhaltsverzeichnisberschrift"/>
      </w:pPr>
      <w:r>
        <w:lastRenderedPageBreak/>
        <w:t>Inhalt</w:t>
      </w:r>
    </w:p>
    <w:p w14:paraId="0D315254" w14:textId="77777777" w:rsidR="009A6082" w:rsidRPr="009A6082" w:rsidRDefault="009A6082" w:rsidP="009A6082"/>
    <w:p w14:paraId="318F8F9D" w14:textId="77777777" w:rsidR="005023E7" w:rsidRDefault="000C057C">
      <w:pPr>
        <w:pStyle w:val="Verzeichnis1"/>
        <w:rPr>
          <w:rFonts w:asciiTheme="minorHAnsi" w:eastAsiaTheme="minorEastAsia" w:hAnsiTheme="minorHAnsi"/>
          <w:noProof/>
          <w:sz w:val="22"/>
          <w:lang w:eastAsia="de-DE"/>
        </w:rPr>
      </w:pPr>
      <w:r>
        <w:fldChar w:fldCharType="begin"/>
      </w:r>
      <w:r w:rsidR="009A6082">
        <w:instrText xml:space="preserve"> TOC \o "1-4" \h \z \u </w:instrText>
      </w:r>
      <w:r>
        <w:fldChar w:fldCharType="separate"/>
      </w:r>
      <w:hyperlink w:anchor="_Toc415567321" w:history="1">
        <w:r w:rsidR="005023E7" w:rsidRPr="00B56AA5">
          <w:rPr>
            <w:rStyle w:val="Hyperlink"/>
            <w:noProof/>
          </w:rPr>
          <w:t>1</w:t>
        </w:r>
        <w:r w:rsidR="005023E7">
          <w:rPr>
            <w:rFonts w:asciiTheme="minorHAnsi" w:eastAsiaTheme="minorEastAsia" w:hAnsiTheme="minorHAnsi"/>
            <w:noProof/>
            <w:sz w:val="22"/>
            <w:lang w:eastAsia="de-DE"/>
          </w:rPr>
          <w:tab/>
        </w:r>
        <w:r w:rsidR="005023E7" w:rsidRPr="00B56AA5">
          <w:rPr>
            <w:rStyle w:val="Hyperlink"/>
            <w:noProof/>
          </w:rPr>
          <w:t>Zusammenfassung</w:t>
        </w:r>
        <w:r w:rsidR="005023E7">
          <w:rPr>
            <w:noProof/>
            <w:webHidden/>
          </w:rPr>
          <w:tab/>
        </w:r>
        <w:r w:rsidR="005023E7">
          <w:rPr>
            <w:noProof/>
            <w:webHidden/>
          </w:rPr>
          <w:fldChar w:fldCharType="begin"/>
        </w:r>
        <w:r w:rsidR="005023E7">
          <w:rPr>
            <w:noProof/>
            <w:webHidden/>
          </w:rPr>
          <w:instrText xml:space="preserve"> PAGEREF _Toc415567321 \h </w:instrText>
        </w:r>
        <w:r w:rsidR="005023E7">
          <w:rPr>
            <w:noProof/>
            <w:webHidden/>
          </w:rPr>
        </w:r>
        <w:r w:rsidR="005023E7">
          <w:rPr>
            <w:noProof/>
            <w:webHidden/>
          </w:rPr>
          <w:fldChar w:fldCharType="separate"/>
        </w:r>
        <w:r w:rsidR="005023E7">
          <w:rPr>
            <w:noProof/>
            <w:webHidden/>
          </w:rPr>
          <w:t>4</w:t>
        </w:r>
        <w:r w:rsidR="005023E7">
          <w:rPr>
            <w:noProof/>
            <w:webHidden/>
          </w:rPr>
          <w:fldChar w:fldCharType="end"/>
        </w:r>
      </w:hyperlink>
    </w:p>
    <w:p w14:paraId="6B853680" w14:textId="77777777" w:rsidR="005023E7" w:rsidRDefault="00BF50A7">
      <w:pPr>
        <w:pStyle w:val="Verzeichnis1"/>
        <w:rPr>
          <w:rFonts w:asciiTheme="minorHAnsi" w:eastAsiaTheme="minorEastAsia" w:hAnsiTheme="minorHAnsi"/>
          <w:noProof/>
          <w:sz w:val="22"/>
          <w:lang w:eastAsia="de-DE"/>
        </w:rPr>
      </w:pPr>
      <w:hyperlink w:anchor="_Toc415567322" w:history="1">
        <w:r w:rsidR="005023E7" w:rsidRPr="00B56AA5">
          <w:rPr>
            <w:rStyle w:val="Hyperlink"/>
            <w:noProof/>
          </w:rPr>
          <w:t>2</w:t>
        </w:r>
        <w:r w:rsidR="005023E7">
          <w:rPr>
            <w:rFonts w:asciiTheme="minorHAnsi" w:eastAsiaTheme="minorEastAsia" w:hAnsiTheme="minorHAnsi"/>
            <w:noProof/>
            <w:sz w:val="22"/>
            <w:lang w:eastAsia="de-DE"/>
          </w:rPr>
          <w:tab/>
        </w:r>
        <w:r w:rsidR="005023E7" w:rsidRPr="00B56AA5">
          <w:rPr>
            <w:rStyle w:val="Hyperlink"/>
            <w:noProof/>
          </w:rPr>
          <w:t>Setup-Anweisungen</w:t>
        </w:r>
        <w:r w:rsidR="005023E7">
          <w:rPr>
            <w:noProof/>
            <w:webHidden/>
          </w:rPr>
          <w:tab/>
        </w:r>
        <w:r w:rsidR="005023E7">
          <w:rPr>
            <w:noProof/>
            <w:webHidden/>
          </w:rPr>
          <w:fldChar w:fldCharType="begin"/>
        </w:r>
        <w:r w:rsidR="005023E7">
          <w:rPr>
            <w:noProof/>
            <w:webHidden/>
          </w:rPr>
          <w:instrText xml:space="preserve"> PAGEREF _Toc415567322 \h </w:instrText>
        </w:r>
        <w:r w:rsidR="005023E7">
          <w:rPr>
            <w:noProof/>
            <w:webHidden/>
          </w:rPr>
        </w:r>
        <w:r w:rsidR="005023E7">
          <w:rPr>
            <w:noProof/>
            <w:webHidden/>
          </w:rPr>
          <w:fldChar w:fldCharType="separate"/>
        </w:r>
        <w:r w:rsidR="005023E7">
          <w:rPr>
            <w:noProof/>
            <w:webHidden/>
          </w:rPr>
          <w:t>4</w:t>
        </w:r>
        <w:r w:rsidR="005023E7">
          <w:rPr>
            <w:noProof/>
            <w:webHidden/>
          </w:rPr>
          <w:fldChar w:fldCharType="end"/>
        </w:r>
      </w:hyperlink>
    </w:p>
    <w:p w14:paraId="7088BCBD" w14:textId="77777777" w:rsidR="005023E7" w:rsidRDefault="00BF50A7">
      <w:pPr>
        <w:pStyle w:val="Verzeichnis1"/>
        <w:rPr>
          <w:rFonts w:asciiTheme="minorHAnsi" w:eastAsiaTheme="minorEastAsia" w:hAnsiTheme="minorHAnsi"/>
          <w:noProof/>
          <w:sz w:val="22"/>
          <w:lang w:eastAsia="de-DE"/>
        </w:rPr>
      </w:pPr>
      <w:hyperlink w:anchor="_Toc415567323" w:history="1">
        <w:r w:rsidR="005023E7" w:rsidRPr="00B56AA5">
          <w:rPr>
            <w:rStyle w:val="Hyperlink"/>
            <w:noProof/>
          </w:rPr>
          <w:t>3</w:t>
        </w:r>
        <w:r w:rsidR="005023E7">
          <w:rPr>
            <w:rFonts w:asciiTheme="minorHAnsi" w:eastAsiaTheme="minorEastAsia" w:hAnsiTheme="minorHAnsi"/>
            <w:noProof/>
            <w:sz w:val="22"/>
            <w:lang w:eastAsia="de-DE"/>
          </w:rPr>
          <w:tab/>
        </w:r>
        <w:r w:rsidR="005023E7" w:rsidRPr="00B56AA5">
          <w:rPr>
            <w:rStyle w:val="Hyperlink"/>
            <w:noProof/>
          </w:rPr>
          <w:t>Problemstellung</w:t>
        </w:r>
        <w:r w:rsidR="005023E7">
          <w:rPr>
            <w:noProof/>
            <w:webHidden/>
          </w:rPr>
          <w:tab/>
        </w:r>
        <w:r w:rsidR="005023E7">
          <w:rPr>
            <w:noProof/>
            <w:webHidden/>
          </w:rPr>
          <w:fldChar w:fldCharType="begin"/>
        </w:r>
        <w:r w:rsidR="005023E7">
          <w:rPr>
            <w:noProof/>
            <w:webHidden/>
          </w:rPr>
          <w:instrText xml:space="preserve"> PAGEREF _Toc415567323 \h </w:instrText>
        </w:r>
        <w:r w:rsidR="005023E7">
          <w:rPr>
            <w:noProof/>
            <w:webHidden/>
          </w:rPr>
        </w:r>
        <w:r w:rsidR="005023E7">
          <w:rPr>
            <w:noProof/>
            <w:webHidden/>
          </w:rPr>
          <w:fldChar w:fldCharType="separate"/>
        </w:r>
        <w:r w:rsidR="005023E7">
          <w:rPr>
            <w:noProof/>
            <w:webHidden/>
          </w:rPr>
          <w:t>4</w:t>
        </w:r>
        <w:r w:rsidR="005023E7">
          <w:rPr>
            <w:noProof/>
            <w:webHidden/>
          </w:rPr>
          <w:fldChar w:fldCharType="end"/>
        </w:r>
      </w:hyperlink>
    </w:p>
    <w:p w14:paraId="48BDA2C2" w14:textId="77777777" w:rsidR="005023E7" w:rsidRDefault="00BF50A7">
      <w:pPr>
        <w:pStyle w:val="Verzeichnis1"/>
        <w:rPr>
          <w:rFonts w:asciiTheme="minorHAnsi" w:eastAsiaTheme="minorEastAsia" w:hAnsiTheme="minorHAnsi"/>
          <w:noProof/>
          <w:sz w:val="22"/>
          <w:lang w:eastAsia="de-DE"/>
        </w:rPr>
      </w:pPr>
      <w:hyperlink w:anchor="_Toc415567324" w:history="1">
        <w:r w:rsidR="005023E7" w:rsidRPr="00B56AA5">
          <w:rPr>
            <w:rStyle w:val="Hyperlink"/>
            <w:noProof/>
          </w:rPr>
          <w:t>4</w:t>
        </w:r>
        <w:r w:rsidR="005023E7">
          <w:rPr>
            <w:rFonts w:asciiTheme="minorHAnsi" w:eastAsiaTheme="minorEastAsia" w:hAnsiTheme="minorHAnsi"/>
            <w:noProof/>
            <w:sz w:val="22"/>
            <w:lang w:eastAsia="de-DE"/>
          </w:rPr>
          <w:tab/>
        </w:r>
        <w:r w:rsidR="005023E7" w:rsidRPr="00B56AA5">
          <w:rPr>
            <w:rStyle w:val="Hyperlink"/>
            <w:noProof/>
          </w:rPr>
          <w:t>Projektbeschreibung</w:t>
        </w:r>
        <w:r w:rsidR="005023E7">
          <w:rPr>
            <w:noProof/>
            <w:webHidden/>
          </w:rPr>
          <w:tab/>
        </w:r>
        <w:r w:rsidR="005023E7">
          <w:rPr>
            <w:noProof/>
            <w:webHidden/>
          </w:rPr>
          <w:fldChar w:fldCharType="begin"/>
        </w:r>
        <w:r w:rsidR="005023E7">
          <w:rPr>
            <w:noProof/>
            <w:webHidden/>
          </w:rPr>
          <w:instrText xml:space="preserve"> PAGEREF _Toc415567324 \h </w:instrText>
        </w:r>
        <w:r w:rsidR="005023E7">
          <w:rPr>
            <w:noProof/>
            <w:webHidden/>
          </w:rPr>
        </w:r>
        <w:r w:rsidR="005023E7">
          <w:rPr>
            <w:noProof/>
            <w:webHidden/>
          </w:rPr>
          <w:fldChar w:fldCharType="separate"/>
        </w:r>
        <w:r w:rsidR="005023E7">
          <w:rPr>
            <w:noProof/>
            <w:webHidden/>
          </w:rPr>
          <w:t>5</w:t>
        </w:r>
        <w:r w:rsidR="005023E7">
          <w:rPr>
            <w:noProof/>
            <w:webHidden/>
          </w:rPr>
          <w:fldChar w:fldCharType="end"/>
        </w:r>
      </w:hyperlink>
    </w:p>
    <w:p w14:paraId="2E19CF4F" w14:textId="77777777" w:rsidR="005023E7" w:rsidRDefault="00BF50A7">
      <w:pPr>
        <w:pStyle w:val="Verzeichnis2"/>
        <w:tabs>
          <w:tab w:val="left" w:pos="880"/>
          <w:tab w:val="right" w:leader="dot" w:pos="8493"/>
        </w:tabs>
        <w:rPr>
          <w:rFonts w:asciiTheme="minorHAnsi" w:eastAsiaTheme="minorEastAsia" w:hAnsiTheme="minorHAnsi"/>
          <w:noProof/>
          <w:lang w:eastAsia="de-DE"/>
        </w:rPr>
      </w:pPr>
      <w:hyperlink w:anchor="_Toc415567325" w:history="1">
        <w:r w:rsidR="005023E7" w:rsidRPr="00B56AA5">
          <w:rPr>
            <w:rStyle w:val="Hyperlink"/>
            <w:noProof/>
          </w:rPr>
          <w:t>4.1</w:t>
        </w:r>
        <w:r w:rsidR="005023E7">
          <w:rPr>
            <w:rFonts w:asciiTheme="minorHAnsi" w:eastAsiaTheme="minorEastAsia" w:hAnsiTheme="minorHAnsi"/>
            <w:noProof/>
            <w:lang w:eastAsia="de-DE"/>
          </w:rPr>
          <w:tab/>
        </w:r>
        <w:r w:rsidR="005023E7" w:rsidRPr="00B56AA5">
          <w:rPr>
            <w:rStyle w:val="Hyperlink"/>
            <w:noProof/>
          </w:rPr>
          <w:t>Upload</w:t>
        </w:r>
        <w:r w:rsidR="005023E7">
          <w:rPr>
            <w:noProof/>
            <w:webHidden/>
          </w:rPr>
          <w:tab/>
        </w:r>
        <w:r w:rsidR="005023E7">
          <w:rPr>
            <w:noProof/>
            <w:webHidden/>
          </w:rPr>
          <w:fldChar w:fldCharType="begin"/>
        </w:r>
        <w:r w:rsidR="005023E7">
          <w:rPr>
            <w:noProof/>
            <w:webHidden/>
          </w:rPr>
          <w:instrText xml:space="preserve"> PAGEREF _Toc415567325 \h </w:instrText>
        </w:r>
        <w:r w:rsidR="005023E7">
          <w:rPr>
            <w:noProof/>
            <w:webHidden/>
          </w:rPr>
        </w:r>
        <w:r w:rsidR="005023E7">
          <w:rPr>
            <w:noProof/>
            <w:webHidden/>
          </w:rPr>
          <w:fldChar w:fldCharType="separate"/>
        </w:r>
        <w:r w:rsidR="005023E7">
          <w:rPr>
            <w:noProof/>
            <w:webHidden/>
          </w:rPr>
          <w:t>6</w:t>
        </w:r>
        <w:r w:rsidR="005023E7">
          <w:rPr>
            <w:noProof/>
            <w:webHidden/>
          </w:rPr>
          <w:fldChar w:fldCharType="end"/>
        </w:r>
      </w:hyperlink>
    </w:p>
    <w:p w14:paraId="2F32D394" w14:textId="77777777" w:rsidR="005023E7" w:rsidRDefault="00BF50A7">
      <w:pPr>
        <w:pStyle w:val="Verzeichnis2"/>
        <w:tabs>
          <w:tab w:val="left" w:pos="880"/>
          <w:tab w:val="right" w:leader="dot" w:pos="8493"/>
        </w:tabs>
        <w:rPr>
          <w:rFonts w:asciiTheme="minorHAnsi" w:eastAsiaTheme="minorEastAsia" w:hAnsiTheme="minorHAnsi"/>
          <w:noProof/>
          <w:lang w:eastAsia="de-DE"/>
        </w:rPr>
      </w:pPr>
      <w:hyperlink w:anchor="_Toc415567326" w:history="1">
        <w:r w:rsidR="005023E7" w:rsidRPr="00B56AA5">
          <w:rPr>
            <w:rStyle w:val="Hyperlink"/>
            <w:noProof/>
          </w:rPr>
          <w:t>4.2</w:t>
        </w:r>
        <w:r w:rsidR="005023E7">
          <w:rPr>
            <w:rFonts w:asciiTheme="minorHAnsi" w:eastAsiaTheme="minorEastAsia" w:hAnsiTheme="minorHAnsi"/>
            <w:noProof/>
            <w:lang w:eastAsia="de-DE"/>
          </w:rPr>
          <w:tab/>
        </w:r>
        <w:r w:rsidR="005023E7" w:rsidRPr="00B56AA5">
          <w:rPr>
            <w:rStyle w:val="Hyperlink"/>
            <w:noProof/>
          </w:rPr>
          <w:t>Statistische Analyse</w:t>
        </w:r>
        <w:r w:rsidR="005023E7">
          <w:rPr>
            <w:noProof/>
            <w:webHidden/>
          </w:rPr>
          <w:tab/>
        </w:r>
        <w:r w:rsidR="005023E7">
          <w:rPr>
            <w:noProof/>
            <w:webHidden/>
          </w:rPr>
          <w:fldChar w:fldCharType="begin"/>
        </w:r>
        <w:r w:rsidR="005023E7">
          <w:rPr>
            <w:noProof/>
            <w:webHidden/>
          </w:rPr>
          <w:instrText xml:space="preserve"> PAGEREF _Toc415567326 \h </w:instrText>
        </w:r>
        <w:r w:rsidR="005023E7">
          <w:rPr>
            <w:noProof/>
            <w:webHidden/>
          </w:rPr>
        </w:r>
        <w:r w:rsidR="005023E7">
          <w:rPr>
            <w:noProof/>
            <w:webHidden/>
          </w:rPr>
          <w:fldChar w:fldCharType="separate"/>
        </w:r>
        <w:r w:rsidR="005023E7">
          <w:rPr>
            <w:noProof/>
            <w:webHidden/>
          </w:rPr>
          <w:t>7</w:t>
        </w:r>
        <w:r w:rsidR="005023E7">
          <w:rPr>
            <w:noProof/>
            <w:webHidden/>
          </w:rPr>
          <w:fldChar w:fldCharType="end"/>
        </w:r>
      </w:hyperlink>
    </w:p>
    <w:p w14:paraId="4BEBB25A" w14:textId="77777777" w:rsidR="005023E7" w:rsidRDefault="00BF50A7">
      <w:pPr>
        <w:pStyle w:val="Verzeichnis2"/>
        <w:tabs>
          <w:tab w:val="left" w:pos="880"/>
          <w:tab w:val="right" w:leader="dot" w:pos="8493"/>
        </w:tabs>
        <w:rPr>
          <w:rFonts w:asciiTheme="minorHAnsi" w:eastAsiaTheme="minorEastAsia" w:hAnsiTheme="minorHAnsi"/>
          <w:noProof/>
          <w:lang w:eastAsia="de-DE"/>
        </w:rPr>
      </w:pPr>
      <w:hyperlink w:anchor="_Toc415567327" w:history="1">
        <w:r w:rsidR="005023E7" w:rsidRPr="00B56AA5">
          <w:rPr>
            <w:rStyle w:val="Hyperlink"/>
            <w:noProof/>
          </w:rPr>
          <w:t>4.3</w:t>
        </w:r>
        <w:r w:rsidR="005023E7">
          <w:rPr>
            <w:rFonts w:asciiTheme="minorHAnsi" w:eastAsiaTheme="minorEastAsia" w:hAnsiTheme="minorHAnsi"/>
            <w:noProof/>
            <w:lang w:eastAsia="de-DE"/>
          </w:rPr>
          <w:tab/>
        </w:r>
        <w:r w:rsidR="005023E7" w:rsidRPr="00B56AA5">
          <w:rPr>
            <w:rStyle w:val="Hyperlink"/>
            <w:noProof/>
          </w:rPr>
          <w:t>Dashboard</w:t>
        </w:r>
        <w:r w:rsidR="005023E7">
          <w:rPr>
            <w:noProof/>
            <w:webHidden/>
          </w:rPr>
          <w:tab/>
        </w:r>
        <w:r w:rsidR="005023E7">
          <w:rPr>
            <w:noProof/>
            <w:webHidden/>
          </w:rPr>
          <w:fldChar w:fldCharType="begin"/>
        </w:r>
        <w:r w:rsidR="005023E7">
          <w:rPr>
            <w:noProof/>
            <w:webHidden/>
          </w:rPr>
          <w:instrText xml:space="preserve"> PAGEREF _Toc415567327 \h </w:instrText>
        </w:r>
        <w:r w:rsidR="005023E7">
          <w:rPr>
            <w:noProof/>
            <w:webHidden/>
          </w:rPr>
        </w:r>
        <w:r w:rsidR="005023E7">
          <w:rPr>
            <w:noProof/>
            <w:webHidden/>
          </w:rPr>
          <w:fldChar w:fldCharType="separate"/>
        </w:r>
        <w:r w:rsidR="005023E7">
          <w:rPr>
            <w:noProof/>
            <w:webHidden/>
          </w:rPr>
          <w:t>8</w:t>
        </w:r>
        <w:r w:rsidR="005023E7">
          <w:rPr>
            <w:noProof/>
            <w:webHidden/>
          </w:rPr>
          <w:fldChar w:fldCharType="end"/>
        </w:r>
      </w:hyperlink>
    </w:p>
    <w:p w14:paraId="2C25FB84" w14:textId="77777777" w:rsidR="005023E7" w:rsidRDefault="00BF50A7">
      <w:pPr>
        <w:pStyle w:val="Verzeichnis2"/>
        <w:tabs>
          <w:tab w:val="left" w:pos="880"/>
          <w:tab w:val="right" w:leader="dot" w:pos="8493"/>
        </w:tabs>
        <w:rPr>
          <w:rFonts w:asciiTheme="minorHAnsi" w:eastAsiaTheme="minorEastAsia" w:hAnsiTheme="minorHAnsi"/>
          <w:noProof/>
          <w:lang w:eastAsia="de-DE"/>
        </w:rPr>
      </w:pPr>
      <w:hyperlink w:anchor="_Toc415567328" w:history="1">
        <w:r w:rsidR="005023E7" w:rsidRPr="00B56AA5">
          <w:rPr>
            <w:rStyle w:val="Hyperlink"/>
            <w:noProof/>
          </w:rPr>
          <w:t>4.4</w:t>
        </w:r>
        <w:r w:rsidR="005023E7">
          <w:rPr>
            <w:rFonts w:asciiTheme="minorHAnsi" w:eastAsiaTheme="minorEastAsia" w:hAnsiTheme="minorHAnsi"/>
            <w:noProof/>
            <w:lang w:eastAsia="de-DE"/>
          </w:rPr>
          <w:tab/>
        </w:r>
        <w:r w:rsidR="005023E7" w:rsidRPr="00B56AA5">
          <w:rPr>
            <w:rStyle w:val="Hyperlink"/>
            <w:noProof/>
          </w:rPr>
          <w:t>Suche nach Patterns</w:t>
        </w:r>
        <w:r w:rsidR="005023E7">
          <w:rPr>
            <w:noProof/>
            <w:webHidden/>
          </w:rPr>
          <w:tab/>
        </w:r>
        <w:r w:rsidR="005023E7">
          <w:rPr>
            <w:noProof/>
            <w:webHidden/>
          </w:rPr>
          <w:fldChar w:fldCharType="begin"/>
        </w:r>
        <w:r w:rsidR="005023E7">
          <w:rPr>
            <w:noProof/>
            <w:webHidden/>
          </w:rPr>
          <w:instrText xml:space="preserve"> PAGEREF _Toc415567328 \h </w:instrText>
        </w:r>
        <w:r w:rsidR="005023E7">
          <w:rPr>
            <w:noProof/>
            <w:webHidden/>
          </w:rPr>
        </w:r>
        <w:r w:rsidR="005023E7">
          <w:rPr>
            <w:noProof/>
            <w:webHidden/>
          </w:rPr>
          <w:fldChar w:fldCharType="separate"/>
        </w:r>
        <w:r w:rsidR="005023E7">
          <w:rPr>
            <w:noProof/>
            <w:webHidden/>
          </w:rPr>
          <w:t>9</w:t>
        </w:r>
        <w:r w:rsidR="005023E7">
          <w:rPr>
            <w:noProof/>
            <w:webHidden/>
          </w:rPr>
          <w:fldChar w:fldCharType="end"/>
        </w:r>
      </w:hyperlink>
    </w:p>
    <w:p w14:paraId="482EC21B" w14:textId="77777777" w:rsidR="005023E7" w:rsidRDefault="00BF50A7">
      <w:pPr>
        <w:pStyle w:val="Verzeichnis2"/>
        <w:tabs>
          <w:tab w:val="left" w:pos="880"/>
          <w:tab w:val="right" w:leader="dot" w:pos="8493"/>
        </w:tabs>
        <w:rPr>
          <w:rFonts w:asciiTheme="minorHAnsi" w:eastAsiaTheme="minorEastAsia" w:hAnsiTheme="minorHAnsi"/>
          <w:noProof/>
          <w:lang w:eastAsia="de-DE"/>
        </w:rPr>
      </w:pPr>
      <w:hyperlink w:anchor="_Toc415567329" w:history="1">
        <w:r w:rsidR="005023E7" w:rsidRPr="00B56AA5">
          <w:rPr>
            <w:rStyle w:val="Hyperlink"/>
            <w:noProof/>
          </w:rPr>
          <w:t>4.5</w:t>
        </w:r>
        <w:r w:rsidR="005023E7">
          <w:rPr>
            <w:rFonts w:asciiTheme="minorHAnsi" w:eastAsiaTheme="minorEastAsia" w:hAnsiTheme="minorHAnsi"/>
            <w:noProof/>
            <w:lang w:eastAsia="de-DE"/>
          </w:rPr>
          <w:tab/>
        </w:r>
        <w:r w:rsidR="005023E7" w:rsidRPr="00B56AA5">
          <w:rPr>
            <w:rStyle w:val="Hyperlink"/>
            <w:noProof/>
          </w:rPr>
          <w:t>Suchergebnisse</w:t>
        </w:r>
        <w:r w:rsidR="005023E7">
          <w:rPr>
            <w:noProof/>
            <w:webHidden/>
          </w:rPr>
          <w:tab/>
        </w:r>
        <w:r w:rsidR="005023E7">
          <w:rPr>
            <w:noProof/>
            <w:webHidden/>
          </w:rPr>
          <w:fldChar w:fldCharType="begin"/>
        </w:r>
        <w:r w:rsidR="005023E7">
          <w:rPr>
            <w:noProof/>
            <w:webHidden/>
          </w:rPr>
          <w:instrText xml:space="preserve"> PAGEREF _Toc415567329 \h </w:instrText>
        </w:r>
        <w:r w:rsidR="005023E7">
          <w:rPr>
            <w:noProof/>
            <w:webHidden/>
          </w:rPr>
        </w:r>
        <w:r w:rsidR="005023E7">
          <w:rPr>
            <w:noProof/>
            <w:webHidden/>
          </w:rPr>
          <w:fldChar w:fldCharType="separate"/>
        </w:r>
        <w:r w:rsidR="005023E7">
          <w:rPr>
            <w:noProof/>
            <w:webHidden/>
          </w:rPr>
          <w:t>10</w:t>
        </w:r>
        <w:r w:rsidR="005023E7">
          <w:rPr>
            <w:noProof/>
            <w:webHidden/>
          </w:rPr>
          <w:fldChar w:fldCharType="end"/>
        </w:r>
      </w:hyperlink>
    </w:p>
    <w:p w14:paraId="44D966C4" w14:textId="77777777" w:rsidR="005023E7" w:rsidRDefault="00BF50A7">
      <w:pPr>
        <w:pStyle w:val="Verzeichnis1"/>
        <w:rPr>
          <w:rFonts w:asciiTheme="minorHAnsi" w:eastAsiaTheme="minorEastAsia" w:hAnsiTheme="minorHAnsi"/>
          <w:noProof/>
          <w:sz w:val="22"/>
          <w:lang w:eastAsia="de-DE"/>
        </w:rPr>
      </w:pPr>
      <w:hyperlink w:anchor="_Toc415567330" w:history="1">
        <w:r w:rsidR="005023E7" w:rsidRPr="00B56AA5">
          <w:rPr>
            <w:rStyle w:val="Hyperlink"/>
            <w:noProof/>
          </w:rPr>
          <w:t>5</w:t>
        </w:r>
        <w:r w:rsidR="005023E7">
          <w:rPr>
            <w:rFonts w:asciiTheme="minorHAnsi" w:eastAsiaTheme="minorEastAsia" w:hAnsiTheme="minorHAnsi"/>
            <w:noProof/>
            <w:sz w:val="22"/>
            <w:lang w:eastAsia="de-DE"/>
          </w:rPr>
          <w:tab/>
        </w:r>
        <w:r w:rsidR="005023E7" w:rsidRPr="00B56AA5">
          <w:rPr>
            <w:rStyle w:val="Hyperlink"/>
            <w:noProof/>
          </w:rPr>
          <w:t>Architektur und Implementierung</w:t>
        </w:r>
        <w:r w:rsidR="005023E7">
          <w:rPr>
            <w:noProof/>
            <w:webHidden/>
          </w:rPr>
          <w:tab/>
        </w:r>
        <w:r w:rsidR="005023E7">
          <w:rPr>
            <w:noProof/>
            <w:webHidden/>
          </w:rPr>
          <w:fldChar w:fldCharType="begin"/>
        </w:r>
        <w:r w:rsidR="005023E7">
          <w:rPr>
            <w:noProof/>
            <w:webHidden/>
          </w:rPr>
          <w:instrText xml:space="preserve"> PAGEREF _Toc415567330 \h </w:instrText>
        </w:r>
        <w:r w:rsidR="005023E7">
          <w:rPr>
            <w:noProof/>
            <w:webHidden/>
          </w:rPr>
        </w:r>
        <w:r w:rsidR="005023E7">
          <w:rPr>
            <w:noProof/>
            <w:webHidden/>
          </w:rPr>
          <w:fldChar w:fldCharType="separate"/>
        </w:r>
        <w:r w:rsidR="005023E7">
          <w:rPr>
            <w:noProof/>
            <w:webHidden/>
          </w:rPr>
          <w:t>11</w:t>
        </w:r>
        <w:r w:rsidR="005023E7">
          <w:rPr>
            <w:noProof/>
            <w:webHidden/>
          </w:rPr>
          <w:fldChar w:fldCharType="end"/>
        </w:r>
      </w:hyperlink>
    </w:p>
    <w:p w14:paraId="634848B0" w14:textId="77777777" w:rsidR="005023E7" w:rsidRDefault="00BF50A7">
      <w:pPr>
        <w:pStyle w:val="Verzeichnis2"/>
        <w:tabs>
          <w:tab w:val="left" w:pos="880"/>
          <w:tab w:val="right" w:leader="dot" w:pos="8493"/>
        </w:tabs>
        <w:rPr>
          <w:rFonts w:asciiTheme="minorHAnsi" w:eastAsiaTheme="minorEastAsia" w:hAnsiTheme="minorHAnsi"/>
          <w:noProof/>
          <w:lang w:eastAsia="de-DE"/>
        </w:rPr>
      </w:pPr>
      <w:hyperlink w:anchor="_Toc415567331" w:history="1">
        <w:r w:rsidR="005023E7" w:rsidRPr="00B56AA5">
          <w:rPr>
            <w:rStyle w:val="Hyperlink"/>
            <w:noProof/>
          </w:rPr>
          <w:t>5.1</w:t>
        </w:r>
        <w:r w:rsidR="005023E7">
          <w:rPr>
            <w:rFonts w:asciiTheme="minorHAnsi" w:eastAsiaTheme="minorEastAsia" w:hAnsiTheme="minorHAnsi"/>
            <w:noProof/>
            <w:lang w:eastAsia="de-DE"/>
          </w:rPr>
          <w:tab/>
        </w:r>
        <w:r w:rsidR="005023E7" w:rsidRPr="00B56AA5">
          <w:rPr>
            <w:rStyle w:val="Hyperlink"/>
            <w:noProof/>
          </w:rPr>
          <w:t>Projektablauf</w:t>
        </w:r>
        <w:r w:rsidR="005023E7">
          <w:rPr>
            <w:noProof/>
            <w:webHidden/>
          </w:rPr>
          <w:tab/>
        </w:r>
        <w:r w:rsidR="005023E7">
          <w:rPr>
            <w:noProof/>
            <w:webHidden/>
          </w:rPr>
          <w:fldChar w:fldCharType="begin"/>
        </w:r>
        <w:r w:rsidR="005023E7">
          <w:rPr>
            <w:noProof/>
            <w:webHidden/>
          </w:rPr>
          <w:instrText xml:space="preserve"> PAGEREF _Toc415567331 \h </w:instrText>
        </w:r>
        <w:r w:rsidR="005023E7">
          <w:rPr>
            <w:noProof/>
            <w:webHidden/>
          </w:rPr>
        </w:r>
        <w:r w:rsidR="005023E7">
          <w:rPr>
            <w:noProof/>
            <w:webHidden/>
          </w:rPr>
          <w:fldChar w:fldCharType="separate"/>
        </w:r>
        <w:r w:rsidR="005023E7">
          <w:rPr>
            <w:noProof/>
            <w:webHidden/>
          </w:rPr>
          <w:t>11</w:t>
        </w:r>
        <w:r w:rsidR="005023E7">
          <w:rPr>
            <w:noProof/>
            <w:webHidden/>
          </w:rPr>
          <w:fldChar w:fldCharType="end"/>
        </w:r>
      </w:hyperlink>
    </w:p>
    <w:p w14:paraId="67197FD2" w14:textId="77777777" w:rsidR="005023E7" w:rsidRDefault="00BF50A7">
      <w:pPr>
        <w:pStyle w:val="Verzeichnis2"/>
        <w:tabs>
          <w:tab w:val="left" w:pos="880"/>
          <w:tab w:val="right" w:leader="dot" w:pos="8493"/>
        </w:tabs>
        <w:rPr>
          <w:rFonts w:asciiTheme="minorHAnsi" w:eastAsiaTheme="minorEastAsia" w:hAnsiTheme="minorHAnsi"/>
          <w:noProof/>
          <w:lang w:eastAsia="de-DE"/>
        </w:rPr>
      </w:pPr>
      <w:hyperlink w:anchor="_Toc415567332" w:history="1">
        <w:r w:rsidR="005023E7" w:rsidRPr="00B56AA5">
          <w:rPr>
            <w:rStyle w:val="Hyperlink"/>
            <w:noProof/>
          </w:rPr>
          <w:t>5.2</w:t>
        </w:r>
        <w:r w:rsidR="005023E7">
          <w:rPr>
            <w:rFonts w:asciiTheme="minorHAnsi" w:eastAsiaTheme="minorEastAsia" w:hAnsiTheme="minorHAnsi"/>
            <w:noProof/>
            <w:lang w:eastAsia="de-DE"/>
          </w:rPr>
          <w:tab/>
        </w:r>
        <w:r w:rsidR="005023E7" w:rsidRPr="00B56AA5">
          <w:rPr>
            <w:rStyle w:val="Hyperlink"/>
            <w:noProof/>
          </w:rPr>
          <w:t>Frameworks und Bibliotheken</w:t>
        </w:r>
        <w:r w:rsidR="005023E7">
          <w:rPr>
            <w:noProof/>
            <w:webHidden/>
          </w:rPr>
          <w:tab/>
        </w:r>
        <w:r w:rsidR="005023E7">
          <w:rPr>
            <w:noProof/>
            <w:webHidden/>
          </w:rPr>
          <w:fldChar w:fldCharType="begin"/>
        </w:r>
        <w:r w:rsidR="005023E7">
          <w:rPr>
            <w:noProof/>
            <w:webHidden/>
          </w:rPr>
          <w:instrText xml:space="preserve"> PAGEREF _Toc415567332 \h </w:instrText>
        </w:r>
        <w:r w:rsidR="005023E7">
          <w:rPr>
            <w:noProof/>
            <w:webHidden/>
          </w:rPr>
        </w:r>
        <w:r w:rsidR="005023E7">
          <w:rPr>
            <w:noProof/>
            <w:webHidden/>
          </w:rPr>
          <w:fldChar w:fldCharType="separate"/>
        </w:r>
        <w:r w:rsidR="005023E7">
          <w:rPr>
            <w:noProof/>
            <w:webHidden/>
          </w:rPr>
          <w:t>12</w:t>
        </w:r>
        <w:r w:rsidR="005023E7">
          <w:rPr>
            <w:noProof/>
            <w:webHidden/>
          </w:rPr>
          <w:fldChar w:fldCharType="end"/>
        </w:r>
      </w:hyperlink>
    </w:p>
    <w:p w14:paraId="58498D1B" w14:textId="77777777" w:rsidR="005023E7" w:rsidRDefault="00BF50A7">
      <w:pPr>
        <w:pStyle w:val="Verzeichnis2"/>
        <w:tabs>
          <w:tab w:val="left" w:pos="880"/>
          <w:tab w:val="right" w:leader="dot" w:pos="8493"/>
        </w:tabs>
        <w:rPr>
          <w:rFonts w:asciiTheme="minorHAnsi" w:eastAsiaTheme="minorEastAsia" w:hAnsiTheme="minorHAnsi"/>
          <w:noProof/>
          <w:lang w:eastAsia="de-DE"/>
        </w:rPr>
      </w:pPr>
      <w:hyperlink w:anchor="_Toc415567333" w:history="1">
        <w:r w:rsidR="005023E7" w:rsidRPr="00B56AA5">
          <w:rPr>
            <w:rStyle w:val="Hyperlink"/>
            <w:noProof/>
          </w:rPr>
          <w:t>5.3</w:t>
        </w:r>
        <w:r w:rsidR="005023E7">
          <w:rPr>
            <w:rFonts w:asciiTheme="minorHAnsi" w:eastAsiaTheme="minorEastAsia" w:hAnsiTheme="minorHAnsi"/>
            <w:noProof/>
            <w:lang w:eastAsia="de-DE"/>
          </w:rPr>
          <w:tab/>
        </w:r>
        <w:r w:rsidR="005023E7" w:rsidRPr="00B56AA5">
          <w:rPr>
            <w:rStyle w:val="Hyperlink"/>
            <w:noProof/>
          </w:rPr>
          <w:t>Systemarchitektur</w:t>
        </w:r>
        <w:r w:rsidR="005023E7">
          <w:rPr>
            <w:noProof/>
            <w:webHidden/>
          </w:rPr>
          <w:tab/>
        </w:r>
        <w:r w:rsidR="005023E7">
          <w:rPr>
            <w:noProof/>
            <w:webHidden/>
          </w:rPr>
          <w:fldChar w:fldCharType="begin"/>
        </w:r>
        <w:r w:rsidR="005023E7">
          <w:rPr>
            <w:noProof/>
            <w:webHidden/>
          </w:rPr>
          <w:instrText xml:space="preserve"> PAGEREF _Toc415567333 \h </w:instrText>
        </w:r>
        <w:r w:rsidR="005023E7">
          <w:rPr>
            <w:noProof/>
            <w:webHidden/>
          </w:rPr>
        </w:r>
        <w:r w:rsidR="005023E7">
          <w:rPr>
            <w:noProof/>
            <w:webHidden/>
          </w:rPr>
          <w:fldChar w:fldCharType="separate"/>
        </w:r>
        <w:r w:rsidR="005023E7">
          <w:rPr>
            <w:noProof/>
            <w:webHidden/>
          </w:rPr>
          <w:t>13</w:t>
        </w:r>
        <w:r w:rsidR="005023E7">
          <w:rPr>
            <w:noProof/>
            <w:webHidden/>
          </w:rPr>
          <w:fldChar w:fldCharType="end"/>
        </w:r>
      </w:hyperlink>
    </w:p>
    <w:p w14:paraId="18B71B47" w14:textId="77777777" w:rsidR="005023E7" w:rsidRDefault="00BF50A7">
      <w:pPr>
        <w:pStyle w:val="Verzeichnis1"/>
        <w:rPr>
          <w:rFonts w:asciiTheme="minorHAnsi" w:eastAsiaTheme="minorEastAsia" w:hAnsiTheme="minorHAnsi"/>
          <w:noProof/>
          <w:sz w:val="22"/>
          <w:lang w:eastAsia="de-DE"/>
        </w:rPr>
      </w:pPr>
      <w:hyperlink w:anchor="_Toc415567334" w:history="1">
        <w:r w:rsidR="005023E7" w:rsidRPr="00B56AA5">
          <w:rPr>
            <w:rStyle w:val="Hyperlink"/>
            <w:noProof/>
          </w:rPr>
          <w:t>6</w:t>
        </w:r>
        <w:r w:rsidR="005023E7">
          <w:rPr>
            <w:rFonts w:asciiTheme="minorHAnsi" w:eastAsiaTheme="minorEastAsia" w:hAnsiTheme="minorHAnsi"/>
            <w:noProof/>
            <w:sz w:val="22"/>
            <w:lang w:eastAsia="de-DE"/>
          </w:rPr>
          <w:tab/>
        </w:r>
        <w:r w:rsidR="005023E7" w:rsidRPr="00B56AA5">
          <w:rPr>
            <w:rStyle w:val="Hyperlink"/>
            <w:noProof/>
          </w:rPr>
          <w:t>Ausblick</w:t>
        </w:r>
        <w:r w:rsidR="005023E7">
          <w:rPr>
            <w:noProof/>
            <w:webHidden/>
          </w:rPr>
          <w:tab/>
        </w:r>
        <w:r w:rsidR="005023E7">
          <w:rPr>
            <w:noProof/>
            <w:webHidden/>
          </w:rPr>
          <w:fldChar w:fldCharType="begin"/>
        </w:r>
        <w:r w:rsidR="005023E7">
          <w:rPr>
            <w:noProof/>
            <w:webHidden/>
          </w:rPr>
          <w:instrText xml:space="preserve"> PAGEREF _Toc415567334 \h </w:instrText>
        </w:r>
        <w:r w:rsidR="005023E7">
          <w:rPr>
            <w:noProof/>
            <w:webHidden/>
          </w:rPr>
        </w:r>
        <w:r w:rsidR="005023E7">
          <w:rPr>
            <w:noProof/>
            <w:webHidden/>
          </w:rPr>
          <w:fldChar w:fldCharType="separate"/>
        </w:r>
        <w:r w:rsidR="005023E7">
          <w:rPr>
            <w:noProof/>
            <w:webHidden/>
          </w:rPr>
          <w:t>14</w:t>
        </w:r>
        <w:r w:rsidR="005023E7">
          <w:rPr>
            <w:noProof/>
            <w:webHidden/>
          </w:rPr>
          <w:fldChar w:fldCharType="end"/>
        </w:r>
      </w:hyperlink>
    </w:p>
    <w:p w14:paraId="439E3DCC" w14:textId="77777777" w:rsidR="005023E7" w:rsidRDefault="00BF50A7">
      <w:pPr>
        <w:pStyle w:val="Verzeichnis1"/>
        <w:rPr>
          <w:rFonts w:asciiTheme="minorHAnsi" w:eastAsiaTheme="minorEastAsia" w:hAnsiTheme="minorHAnsi"/>
          <w:noProof/>
          <w:sz w:val="22"/>
          <w:lang w:eastAsia="de-DE"/>
        </w:rPr>
      </w:pPr>
      <w:hyperlink w:anchor="_Toc415567335" w:history="1">
        <w:r w:rsidR="005023E7" w:rsidRPr="00B56AA5">
          <w:rPr>
            <w:rStyle w:val="Hyperlink"/>
            <w:noProof/>
          </w:rPr>
          <w:t>Anhang A User Stories</w:t>
        </w:r>
        <w:r w:rsidR="005023E7">
          <w:rPr>
            <w:noProof/>
            <w:webHidden/>
          </w:rPr>
          <w:tab/>
        </w:r>
        <w:r w:rsidR="005023E7">
          <w:rPr>
            <w:noProof/>
            <w:webHidden/>
          </w:rPr>
          <w:fldChar w:fldCharType="begin"/>
        </w:r>
        <w:r w:rsidR="005023E7">
          <w:rPr>
            <w:noProof/>
            <w:webHidden/>
          </w:rPr>
          <w:instrText xml:space="preserve"> PAGEREF _Toc415567335 \h </w:instrText>
        </w:r>
        <w:r w:rsidR="005023E7">
          <w:rPr>
            <w:noProof/>
            <w:webHidden/>
          </w:rPr>
        </w:r>
        <w:r w:rsidR="005023E7">
          <w:rPr>
            <w:noProof/>
            <w:webHidden/>
          </w:rPr>
          <w:fldChar w:fldCharType="separate"/>
        </w:r>
        <w:r w:rsidR="005023E7">
          <w:rPr>
            <w:noProof/>
            <w:webHidden/>
          </w:rPr>
          <w:t>15</w:t>
        </w:r>
        <w:r w:rsidR="005023E7">
          <w:rPr>
            <w:noProof/>
            <w:webHidden/>
          </w:rPr>
          <w:fldChar w:fldCharType="end"/>
        </w:r>
      </w:hyperlink>
    </w:p>
    <w:p w14:paraId="28B58E22" w14:textId="77777777" w:rsidR="005023E7" w:rsidRDefault="00BF50A7">
      <w:pPr>
        <w:pStyle w:val="Verzeichnis1"/>
        <w:rPr>
          <w:rFonts w:asciiTheme="minorHAnsi" w:eastAsiaTheme="minorEastAsia" w:hAnsiTheme="minorHAnsi"/>
          <w:noProof/>
          <w:sz w:val="22"/>
          <w:lang w:eastAsia="de-DE"/>
        </w:rPr>
      </w:pPr>
      <w:hyperlink w:anchor="_Toc415567336" w:history="1">
        <w:r w:rsidR="005023E7" w:rsidRPr="00B56AA5">
          <w:rPr>
            <w:rStyle w:val="Hyperlink"/>
            <w:noProof/>
          </w:rPr>
          <w:t>Anhang B Digitaler Anhang</w:t>
        </w:r>
        <w:r w:rsidR="005023E7">
          <w:rPr>
            <w:noProof/>
            <w:webHidden/>
          </w:rPr>
          <w:tab/>
        </w:r>
        <w:r w:rsidR="005023E7">
          <w:rPr>
            <w:noProof/>
            <w:webHidden/>
          </w:rPr>
          <w:fldChar w:fldCharType="begin"/>
        </w:r>
        <w:r w:rsidR="005023E7">
          <w:rPr>
            <w:noProof/>
            <w:webHidden/>
          </w:rPr>
          <w:instrText xml:space="preserve"> PAGEREF _Toc415567336 \h </w:instrText>
        </w:r>
        <w:r w:rsidR="005023E7">
          <w:rPr>
            <w:noProof/>
            <w:webHidden/>
          </w:rPr>
        </w:r>
        <w:r w:rsidR="005023E7">
          <w:rPr>
            <w:noProof/>
            <w:webHidden/>
          </w:rPr>
          <w:fldChar w:fldCharType="separate"/>
        </w:r>
        <w:r w:rsidR="005023E7">
          <w:rPr>
            <w:noProof/>
            <w:webHidden/>
          </w:rPr>
          <w:t>17</w:t>
        </w:r>
        <w:r w:rsidR="005023E7">
          <w:rPr>
            <w:noProof/>
            <w:webHidden/>
          </w:rPr>
          <w:fldChar w:fldCharType="end"/>
        </w:r>
      </w:hyperlink>
    </w:p>
    <w:p w14:paraId="7631D915" w14:textId="77777777" w:rsidR="009A6082" w:rsidRDefault="000C057C">
      <w:pPr>
        <w:spacing w:after="200" w:line="276" w:lineRule="auto"/>
        <w:jc w:val="left"/>
        <w:rPr>
          <w:b/>
          <w:sz w:val="28"/>
        </w:rPr>
      </w:pPr>
      <w:r>
        <w:fldChar w:fldCharType="end"/>
      </w:r>
    </w:p>
    <w:p w14:paraId="7161ED1E" w14:textId="77777777" w:rsidR="00070B8E" w:rsidRDefault="00070B8E">
      <w:pPr>
        <w:spacing w:after="200" w:line="276" w:lineRule="auto"/>
        <w:jc w:val="left"/>
        <w:rPr>
          <w:b/>
          <w:sz w:val="28"/>
        </w:rPr>
      </w:pPr>
      <w:r>
        <w:br w:type="page"/>
      </w:r>
    </w:p>
    <w:p w14:paraId="54D286B7" w14:textId="77777777" w:rsidR="00FA494F" w:rsidRDefault="008873E3" w:rsidP="00816876">
      <w:pPr>
        <w:pStyle w:val="Inhaltsverzeichnisberschrift"/>
      </w:pPr>
      <w:r>
        <w:lastRenderedPageBreak/>
        <w:t>Abbildungen</w:t>
      </w:r>
    </w:p>
    <w:p w14:paraId="3FF05217" w14:textId="77777777" w:rsidR="00F47BD8" w:rsidRPr="00F47BD8" w:rsidRDefault="00F47BD8" w:rsidP="00F47BD8"/>
    <w:p w14:paraId="1A0F3692" w14:textId="77777777" w:rsidR="005023E7" w:rsidRDefault="000C057C">
      <w:pPr>
        <w:pStyle w:val="Abbildungsverzeichnis"/>
        <w:tabs>
          <w:tab w:val="right" w:leader="dot" w:pos="8493"/>
        </w:tabs>
        <w:rPr>
          <w:rFonts w:asciiTheme="minorHAnsi" w:eastAsiaTheme="minorEastAsia" w:hAnsiTheme="minorHAnsi"/>
          <w:noProof/>
          <w:lang w:eastAsia="de-DE"/>
        </w:rPr>
      </w:pPr>
      <w:r>
        <w:fldChar w:fldCharType="begin"/>
      </w:r>
      <w:r w:rsidR="00FA494F">
        <w:instrText xml:space="preserve"> TOC \h \z \c "Abbildung" </w:instrText>
      </w:r>
      <w:r>
        <w:fldChar w:fldCharType="separate"/>
      </w:r>
      <w:hyperlink w:anchor="_Toc415567337" w:history="1">
        <w:r w:rsidR="005023E7" w:rsidRPr="003E7033">
          <w:rPr>
            <w:rStyle w:val="Hyperlink"/>
            <w:noProof/>
          </w:rPr>
          <w:t>Abbildung 1: Startseite (Screenshot)</w:t>
        </w:r>
        <w:r w:rsidR="005023E7">
          <w:rPr>
            <w:noProof/>
            <w:webHidden/>
          </w:rPr>
          <w:tab/>
        </w:r>
        <w:r w:rsidR="005023E7">
          <w:rPr>
            <w:noProof/>
            <w:webHidden/>
          </w:rPr>
          <w:fldChar w:fldCharType="begin"/>
        </w:r>
        <w:r w:rsidR="005023E7">
          <w:rPr>
            <w:noProof/>
            <w:webHidden/>
          </w:rPr>
          <w:instrText xml:space="preserve"> PAGEREF _Toc415567337 \h </w:instrText>
        </w:r>
        <w:r w:rsidR="005023E7">
          <w:rPr>
            <w:noProof/>
            <w:webHidden/>
          </w:rPr>
        </w:r>
        <w:r w:rsidR="005023E7">
          <w:rPr>
            <w:noProof/>
            <w:webHidden/>
          </w:rPr>
          <w:fldChar w:fldCharType="separate"/>
        </w:r>
        <w:r w:rsidR="005023E7">
          <w:rPr>
            <w:noProof/>
            <w:webHidden/>
          </w:rPr>
          <w:t>5</w:t>
        </w:r>
        <w:r w:rsidR="005023E7">
          <w:rPr>
            <w:noProof/>
            <w:webHidden/>
          </w:rPr>
          <w:fldChar w:fldCharType="end"/>
        </w:r>
      </w:hyperlink>
    </w:p>
    <w:p w14:paraId="54AD3C2E" w14:textId="77777777" w:rsidR="005023E7" w:rsidRDefault="00BF50A7">
      <w:pPr>
        <w:pStyle w:val="Abbildungsverzeichnis"/>
        <w:tabs>
          <w:tab w:val="right" w:leader="dot" w:pos="8493"/>
        </w:tabs>
        <w:rPr>
          <w:rFonts w:asciiTheme="minorHAnsi" w:eastAsiaTheme="minorEastAsia" w:hAnsiTheme="minorHAnsi"/>
          <w:noProof/>
          <w:lang w:eastAsia="de-DE"/>
        </w:rPr>
      </w:pPr>
      <w:hyperlink w:anchor="_Toc415567338" w:history="1">
        <w:r w:rsidR="005023E7" w:rsidRPr="003E7033">
          <w:rPr>
            <w:rStyle w:val="Hyperlink"/>
            <w:noProof/>
          </w:rPr>
          <w:t>Abbildung 2: Upload (Screenshot)</w:t>
        </w:r>
        <w:r w:rsidR="005023E7">
          <w:rPr>
            <w:noProof/>
            <w:webHidden/>
          </w:rPr>
          <w:tab/>
        </w:r>
        <w:r w:rsidR="005023E7">
          <w:rPr>
            <w:noProof/>
            <w:webHidden/>
          </w:rPr>
          <w:fldChar w:fldCharType="begin"/>
        </w:r>
        <w:r w:rsidR="005023E7">
          <w:rPr>
            <w:noProof/>
            <w:webHidden/>
          </w:rPr>
          <w:instrText xml:space="preserve"> PAGEREF _Toc415567338 \h </w:instrText>
        </w:r>
        <w:r w:rsidR="005023E7">
          <w:rPr>
            <w:noProof/>
            <w:webHidden/>
          </w:rPr>
        </w:r>
        <w:r w:rsidR="005023E7">
          <w:rPr>
            <w:noProof/>
            <w:webHidden/>
          </w:rPr>
          <w:fldChar w:fldCharType="separate"/>
        </w:r>
        <w:r w:rsidR="005023E7">
          <w:rPr>
            <w:noProof/>
            <w:webHidden/>
          </w:rPr>
          <w:t>6</w:t>
        </w:r>
        <w:r w:rsidR="005023E7">
          <w:rPr>
            <w:noProof/>
            <w:webHidden/>
          </w:rPr>
          <w:fldChar w:fldCharType="end"/>
        </w:r>
      </w:hyperlink>
    </w:p>
    <w:p w14:paraId="14EA92F2" w14:textId="77777777" w:rsidR="005023E7" w:rsidRDefault="00BF50A7">
      <w:pPr>
        <w:pStyle w:val="Abbildungsverzeichnis"/>
        <w:tabs>
          <w:tab w:val="right" w:leader="dot" w:pos="8493"/>
        </w:tabs>
        <w:rPr>
          <w:rFonts w:asciiTheme="minorHAnsi" w:eastAsiaTheme="minorEastAsia" w:hAnsiTheme="minorHAnsi"/>
          <w:noProof/>
          <w:lang w:eastAsia="de-DE"/>
        </w:rPr>
      </w:pPr>
      <w:hyperlink w:anchor="_Toc415567339" w:history="1">
        <w:r w:rsidR="005023E7" w:rsidRPr="003E7033">
          <w:rPr>
            <w:rStyle w:val="Hyperlink"/>
            <w:noProof/>
          </w:rPr>
          <w:t>Abbildung 3: Code-Beispiel (Screenshot)</w:t>
        </w:r>
        <w:r w:rsidR="005023E7">
          <w:rPr>
            <w:noProof/>
            <w:webHidden/>
          </w:rPr>
          <w:tab/>
        </w:r>
        <w:r w:rsidR="005023E7">
          <w:rPr>
            <w:noProof/>
            <w:webHidden/>
          </w:rPr>
          <w:fldChar w:fldCharType="begin"/>
        </w:r>
        <w:r w:rsidR="005023E7">
          <w:rPr>
            <w:noProof/>
            <w:webHidden/>
          </w:rPr>
          <w:instrText xml:space="preserve"> PAGEREF _Toc415567339 \h </w:instrText>
        </w:r>
        <w:r w:rsidR="005023E7">
          <w:rPr>
            <w:noProof/>
            <w:webHidden/>
          </w:rPr>
        </w:r>
        <w:r w:rsidR="005023E7">
          <w:rPr>
            <w:noProof/>
            <w:webHidden/>
          </w:rPr>
          <w:fldChar w:fldCharType="separate"/>
        </w:r>
        <w:r w:rsidR="005023E7">
          <w:rPr>
            <w:noProof/>
            <w:webHidden/>
          </w:rPr>
          <w:t>7</w:t>
        </w:r>
        <w:r w:rsidR="005023E7">
          <w:rPr>
            <w:noProof/>
            <w:webHidden/>
          </w:rPr>
          <w:fldChar w:fldCharType="end"/>
        </w:r>
      </w:hyperlink>
    </w:p>
    <w:p w14:paraId="0614066A" w14:textId="77777777" w:rsidR="005023E7" w:rsidRDefault="00BF50A7">
      <w:pPr>
        <w:pStyle w:val="Abbildungsverzeichnis"/>
        <w:tabs>
          <w:tab w:val="right" w:leader="dot" w:pos="8493"/>
        </w:tabs>
        <w:rPr>
          <w:rFonts w:asciiTheme="minorHAnsi" w:eastAsiaTheme="minorEastAsia" w:hAnsiTheme="minorHAnsi"/>
          <w:noProof/>
          <w:lang w:eastAsia="de-DE"/>
        </w:rPr>
      </w:pPr>
      <w:hyperlink w:anchor="_Toc415567340" w:history="1">
        <w:r w:rsidR="005023E7" w:rsidRPr="003E7033">
          <w:rPr>
            <w:rStyle w:val="Hyperlink"/>
            <w:noProof/>
          </w:rPr>
          <w:t>Abbildung 4: Dashboard (Screenshot)</w:t>
        </w:r>
        <w:r w:rsidR="005023E7">
          <w:rPr>
            <w:noProof/>
            <w:webHidden/>
          </w:rPr>
          <w:tab/>
        </w:r>
        <w:r w:rsidR="005023E7">
          <w:rPr>
            <w:noProof/>
            <w:webHidden/>
          </w:rPr>
          <w:fldChar w:fldCharType="begin"/>
        </w:r>
        <w:r w:rsidR="005023E7">
          <w:rPr>
            <w:noProof/>
            <w:webHidden/>
          </w:rPr>
          <w:instrText xml:space="preserve"> PAGEREF _Toc415567340 \h </w:instrText>
        </w:r>
        <w:r w:rsidR="005023E7">
          <w:rPr>
            <w:noProof/>
            <w:webHidden/>
          </w:rPr>
        </w:r>
        <w:r w:rsidR="005023E7">
          <w:rPr>
            <w:noProof/>
            <w:webHidden/>
          </w:rPr>
          <w:fldChar w:fldCharType="separate"/>
        </w:r>
        <w:r w:rsidR="005023E7">
          <w:rPr>
            <w:noProof/>
            <w:webHidden/>
          </w:rPr>
          <w:t>8</w:t>
        </w:r>
        <w:r w:rsidR="005023E7">
          <w:rPr>
            <w:noProof/>
            <w:webHidden/>
          </w:rPr>
          <w:fldChar w:fldCharType="end"/>
        </w:r>
      </w:hyperlink>
    </w:p>
    <w:p w14:paraId="4946C256" w14:textId="77777777" w:rsidR="005023E7" w:rsidRDefault="00BF50A7">
      <w:pPr>
        <w:pStyle w:val="Abbildungsverzeichnis"/>
        <w:tabs>
          <w:tab w:val="right" w:leader="dot" w:pos="8493"/>
        </w:tabs>
        <w:rPr>
          <w:rFonts w:asciiTheme="minorHAnsi" w:eastAsiaTheme="minorEastAsia" w:hAnsiTheme="minorHAnsi"/>
          <w:noProof/>
          <w:lang w:eastAsia="de-DE"/>
        </w:rPr>
      </w:pPr>
      <w:hyperlink w:anchor="_Toc415567341" w:history="1">
        <w:r w:rsidR="005023E7" w:rsidRPr="003E7033">
          <w:rPr>
            <w:rStyle w:val="Hyperlink"/>
            <w:noProof/>
          </w:rPr>
          <w:t>Abbildung 5: Search (Screenshot)</w:t>
        </w:r>
        <w:r w:rsidR="005023E7">
          <w:rPr>
            <w:noProof/>
            <w:webHidden/>
          </w:rPr>
          <w:tab/>
        </w:r>
        <w:r w:rsidR="005023E7">
          <w:rPr>
            <w:noProof/>
            <w:webHidden/>
          </w:rPr>
          <w:fldChar w:fldCharType="begin"/>
        </w:r>
        <w:r w:rsidR="005023E7">
          <w:rPr>
            <w:noProof/>
            <w:webHidden/>
          </w:rPr>
          <w:instrText xml:space="preserve"> PAGEREF _Toc415567341 \h </w:instrText>
        </w:r>
        <w:r w:rsidR="005023E7">
          <w:rPr>
            <w:noProof/>
            <w:webHidden/>
          </w:rPr>
        </w:r>
        <w:r w:rsidR="005023E7">
          <w:rPr>
            <w:noProof/>
            <w:webHidden/>
          </w:rPr>
          <w:fldChar w:fldCharType="separate"/>
        </w:r>
        <w:r w:rsidR="005023E7">
          <w:rPr>
            <w:noProof/>
            <w:webHidden/>
          </w:rPr>
          <w:t>9</w:t>
        </w:r>
        <w:r w:rsidR="005023E7">
          <w:rPr>
            <w:noProof/>
            <w:webHidden/>
          </w:rPr>
          <w:fldChar w:fldCharType="end"/>
        </w:r>
      </w:hyperlink>
    </w:p>
    <w:p w14:paraId="3A9A2F11" w14:textId="77777777" w:rsidR="005023E7" w:rsidRDefault="00BF50A7">
      <w:pPr>
        <w:pStyle w:val="Abbildungsverzeichnis"/>
        <w:tabs>
          <w:tab w:val="right" w:leader="dot" w:pos="8493"/>
        </w:tabs>
        <w:rPr>
          <w:rFonts w:asciiTheme="minorHAnsi" w:eastAsiaTheme="minorEastAsia" w:hAnsiTheme="minorHAnsi"/>
          <w:noProof/>
          <w:lang w:eastAsia="de-DE"/>
        </w:rPr>
      </w:pPr>
      <w:hyperlink w:anchor="_Toc415567342" w:history="1">
        <w:r w:rsidR="005023E7" w:rsidRPr="003E7033">
          <w:rPr>
            <w:rStyle w:val="Hyperlink"/>
            <w:noProof/>
          </w:rPr>
          <w:t>Abbildung 6: Searchresult (Screenshot)</w:t>
        </w:r>
        <w:r w:rsidR="005023E7">
          <w:rPr>
            <w:noProof/>
            <w:webHidden/>
          </w:rPr>
          <w:tab/>
        </w:r>
        <w:r w:rsidR="005023E7">
          <w:rPr>
            <w:noProof/>
            <w:webHidden/>
          </w:rPr>
          <w:fldChar w:fldCharType="begin"/>
        </w:r>
        <w:r w:rsidR="005023E7">
          <w:rPr>
            <w:noProof/>
            <w:webHidden/>
          </w:rPr>
          <w:instrText xml:space="preserve"> PAGEREF _Toc415567342 \h </w:instrText>
        </w:r>
        <w:r w:rsidR="005023E7">
          <w:rPr>
            <w:noProof/>
            <w:webHidden/>
          </w:rPr>
        </w:r>
        <w:r w:rsidR="005023E7">
          <w:rPr>
            <w:noProof/>
            <w:webHidden/>
          </w:rPr>
          <w:fldChar w:fldCharType="separate"/>
        </w:r>
        <w:r w:rsidR="005023E7">
          <w:rPr>
            <w:noProof/>
            <w:webHidden/>
          </w:rPr>
          <w:t>10</w:t>
        </w:r>
        <w:r w:rsidR="005023E7">
          <w:rPr>
            <w:noProof/>
            <w:webHidden/>
          </w:rPr>
          <w:fldChar w:fldCharType="end"/>
        </w:r>
      </w:hyperlink>
    </w:p>
    <w:p w14:paraId="480C6023" w14:textId="77777777" w:rsidR="005023E7" w:rsidRDefault="00BF50A7">
      <w:pPr>
        <w:pStyle w:val="Abbildungsverzeichnis"/>
        <w:tabs>
          <w:tab w:val="right" w:leader="dot" w:pos="8493"/>
        </w:tabs>
        <w:rPr>
          <w:rFonts w:asciiTheme="minorHAnsi" w:eastAsiaTheme="minorEastAsia" w:hAnsiTheme="minorHAnsi"/>
          <w:noProof/>
          <w:lang w:eastAsia="de-DE"/>
        </w:rPr>
      </w:pPr>
      <w:hyperlink w:anchor="_Toc415567343" w:history="1">
        <w:r w:rsidR="005023E7" w:rsidRPr="003E7033">
          <w:rPr>
            <w:rStyle w:val="Hyperlink"/>
            <w:noProof/>
          </w:rPr>
          <w:t>Abbildung 7: Searchresult Details (Screenshot)</w:t>
        </w:r>
        <w:r w:rsidR="005023E7">
          <w:rPr>
            <w:noProof/>
            <w:webHidden/>
          </w:rPr>
          <w:tab/>
        </w:r>
        <w:r w:rsidR="005023E7">
          <w:rPr>
            <w:noProof/>
            <w:webHidden/>
          </w:rPr>
          <w:fldChar w:fldCharType="begin"/>
        </w:r>
        <w:r w:rsidR="005023E7">
          <w:rPr>
            <w:noProof/>
            <w:webHidden/>
          </w:rPr>
          <w:instrText xml:space="preserve"> PAGEREF _Toc415567343 \h </w:instrText>
        </w:r>
        <w:r w:rsidR="005023E7">
          <w:rPr>
            <w:noProof/>
            <w:webHidden/>
          </w:rPr>
        </w:r>
        <w:r w:rsidR="005023E7">
          <w:rPr>
            <w:noProof/>
            <w:webHidden/>
          </w:rPr>
          <w:fldChar w:fldCharType="separate"/>
        </w:r>
        <w:r w:rsidR="005023E7">
          <w:rPr>
            <w:noProof/>
            <w:webHidden/>
          </w:rPr>
          <w:t>11</w:t>
        </w:r>
        <w:r w:rsidR="005023E7">
          <w:rPr>
            <w:noProof/>
            <w:webHidden/>
          </w:rPr>
          <w:fldChar w:fldCharType="end"/>
        </w:r>
      </w:hyperlink>
    </w:p>
    <w:p w14:paraId="1DD10B10" w14:textId="77777777" w:rsidR="005023E7" w:rsidRDefault="00BF50A7">
      <w:pPr>
        <w:pStyle w:val="Abbildungsverzeichnis"/>
        <w:tabs>
          <w:tab w:val="right" w:leader="dot" w:pos="8493"/>
        </w:tabs>
        <w:rPr>
          <w:rFonts w:asciiTheme="minorHAnsi" w:eastAsiaTheme="minorEastAsia" w:hAnsiTheme="minorHAnsi"/>
          <w:noProof/>
          <w:lang w:eastAsia="de-DE"/>
        </w:rPr>
      </w:pPr>
      <w:hyperlink w:anchor="_Toc415567344" w:history="1">
        <w:r w:rsidR="005023E7" w:rsidRPr="003E7033">
          <w:rPr>
            <w:rStyle w:val="Hyperlink"/>
            <w:noProof/>
          </w:rPr>
          <w:t>Abbildung 8: Systemarchitektur (eigene Grafik)</w:t>
        </w:r>
        <w:r w:rsidR="005023E7">
          <w:rPr>
            <w:noProof/>
            <w:webHidden/>
          </w:rPr>
          <w:tab/>
        </w:r>
        <w:r w:rsidR="005023E7">
          <w:rPr>
            <w:noProof/>
            <w:webHidden/>
          </w:rPr>
          <w:fldChar w:fldCharType="begin"/>
        </w:r>
        <w:r w:rsidR="005023E7">
          <w:rPr>
            <w:noProof/>
            <w:webHidden/>
          </w:rPr>
          <w:instrText xml:space="preserve"> PAGEREF _Toc415567344 \h </w:instrText>
        </w:r>
        <w:r w:rsidR="005023E7">
          <w:rPr>
            <w:noProof/>
            <w:webHidden/>
          </w:rPr>
        </w:r>
        <w:r w:rsidR="005023E7">
          <w:rPr>
            <w:noProof/>
            <w:webHidden/>
          </w:rPr>
          <w:fldChar w:fldCharType="separate"/>
        </w:r>
        <w:r w:rsidR="005023E7">
          <w:rPr>
            <w:noProof/>
            <w:webHidden/>
          </w:rPr>
          <w:t>13</w:t>
        </w:r>
        <w:r w:rsidR="005023E7">
          <w:rPr>
            <w:noProof/>
            <w:webHidden/>
          </w:rPr>
          <w:fldChar w:fldCharType="end"/>
        </w:r>
      </w:hyperlink>
    </w:p>
    <w:p w14:paraId="77A23150" w14:textId="77777777" w:rsidR="005023E7" w:rsidRDefault="00BF50A7">
      <w:pPr>
        <w:pStyle w:val="Abbildungsverzeichnis"/>
        <w:tabs>
          <w:tab w:val="right" w:leader="dot" w:pos="8493"/>
        </w:tabs>
        <w:rPr>
          <w:rFonts w:asciiTheme="minorHAnsi" w:eastAsiaTheme="minorEastAsia" w:hAnsiTheme="minorHAnsi"/>
          <w:noProof/>
          <w:lang w:eastAsia="de-DE"/>
        </w:rPr>
      </w:pPr>
      <w:hyperlink w:anchor="_Toc415567345" w:history="1">
        <w:r w:rsidR="005023E7" w:rsidRPr="003E7033">
          <w:rPr>
            <w:rStyle w:val="Hyperlink"/>
            <w:noProof/>
          </w:rPr>
          <w:t>Abbildung 9: Datenbankschema (eigene Grafik)</w:t>
        </w:r>
        <w:r w:rsidR="005023E7">
          <w:rPr>
            <w:noProof/>
            <w:webHidden/>
          </w:rPr>
          <w:tab/>
        </w:r>
        <w:r w:rsidR="005023E7">
          <w:rPr>
            <w:noProof/>
            <w:webHidden/>
          </w:rPr>
          <w:fldChar w:fldCharType="begin"/>
        </w:r>
        <w:r w:rsidR="005023E7">
          <w:rPr>
            <w:noProof/>
            <w:webHidden/>
          </w:rPr>
          <w:instrText xml:space="preserve"> PAGEREF _Toc415567345 \h </w:instrText>
        </w:r>
        <w:r w:rsidR="005023E7">
          <w:rPr>
            <w:noProof/>
            <w:webHidden/>
          </w:rPr>
        </w:r>
        <w:r w:rsidR="005023E7">
          <w:rPr>
            <w:noProof/>
            <w:webHidden/>
          </w:rPr>
          <w:fldChar w:fldCharType="separate"/>
        </w:r>
        <w:r w:rsidR="005023E7">
          <w:rPr>
            <w:noProof/>
            <w:webHidden/>
          </w:rPr>
          <w:t>14</w:t>
        </w:r>
        <w:r w:rsidR="005023E7">
          <w:rPr>
            <w:noProof/>
            <w:webHidden/>
          </w:rPr>
          <w:fldChar w:fldCharType="end"/>
        </w:r>
      </w:hyperlink>
    </w:p>
    <w:p w14:paraId="45E5DEE3" w14:textId="77777777" w:rsidR="000147EF" w:rsidRDefault="000C057C" w:rsidP="000147EF">
      <w:pPr>
        <w:pStyle w:val="Literaturverzeichnis"/>
      </w:pPr>
      <w:r>
        <w:fldChar w:fldCharType="end"/>
      </w:r>
    </w:p>
    <w:p w14:paraId="1EA4802F" w14:textId="77777777" w:rsidR="00101C9F" w:rsidRPr="00101C9F" w:rsidRDefault="00101C9F" w:rsidP="00101C9F">
      <w:pPr>
        <w:sectPr w:rsidR="00101C9F" w:rsidRPr="00101C9F" w:rsidSect="000147EF">
          <w:pgSz w:w="11906" w:h="16838"/>
          <w:pgMar w:top="1418" w:right="1418" w:bottom="1134" w:left="1985" w:header="709" w:footer="709" w:gutter="0"/>
          <w:cols w:space="708"/>
          <w:docGrid w:linePitch="360"/>
        </w:sectPr>
      </w:pPr>
    </w:p>
    <w:p w14:paraId="27D65D1F" w14:textId="77777777" w:rsidR="00516BC3" w:rsidRDefault="00516BC3" w:rsidP="00516BC3">
      <w:pPr>
        <w:pStyle w:val="berschrift1"/>
      </w:pPr>
      <w:bookmarkStart w:id="0" w:name="_Toc415567321"/>
      <w:r w:rsidRPr="00516BC3">
        <w:lastRenderedPageBreak/>
        <w:t>Zusammenfassung</w:t>
      </w:r>
      <w:bookmarkEnd w:id="0"/>
    </w:p>
    <w:p w14:paraId="4BED4752" w14:textId="47B081CF" w:rsidR="00286AD8" w:rsidRPr="00286AD8" w:rsidRDefault="00E66D42" w:rsidP="00286AD8">
      <w:r>
        <w:rPr>
          <w:color w:val="000000"/>
          <w:sz w:val="23"/>
          <w:szCs w:val="23"/>
        </w:rPr>
        <w:t>Bei einer komplexen Untersuchung von Musikstücken ist es oft unumgänglich, auch die Partitur auszuwerten. Die manuelle Analyse ist, vor allem wenn mehrere Partituren gleichzeitig untersucht werden sollen, oftmals aufwendig und mühselig. Neben kostenpflichtiger Software wie Finale</w:t>
      </w:r>
      <w:r>
        <w:rPr>
          <w:rStyle w:val="Funotenzeichen"/>
          <w:color w:val="000000"/>
          <w:sz w:val="23"/>
          <w:szCs w:val="23"/>
        </w:rPr>
        <w:footnoteReference w:id="1"/>
      </w:r>
      <w:r>
        <w:rPr>
          <w:color w:val="000000"/>
          <w:sz w:val="23"/>
          <w:szCs w:val="23"/>
        </w:rPr>
        <w:t xml:space="preserve"> und kostenloser Software wie Musescore</w:t>
      </w:r>
      <w:r>
        <w:rPr>
          <w:rStyle w:val="Funotenzeichen"/>
          <w:color w:val="000000"/>
          <w:sz w:val="23"/>
          <w:szCs w:val="23"/>
        </w:rPr>
        <w:footnoteReference w:id="2"/>
      </w:r>
      <w:r>
        <w:rPr>
          <w:color w:val="000000"/>
          <w:sz w:val="23"/>
          <w:szCs w:val="23"/>
        </w:rPr>
        <w:t>, die zum Erstellen und Bearbeiten von Partituren geeignet sind, entstehen auch einige Projekte, die das Festhalten und Bearbeiten von Noten im Browser erlauben. Beispiele hierfür sind Vexflow</w:t>
      </w:r>
      <w:r>
        <w:rPr>
          <w:rStyle w:val="Funotenzeichen"/>
          <w:color w:val="000000"/>
          <w:sz w:val="23"/>
          <w:szCs w:val="23"/>
        </w:rPr>
        <w:footnoteReference w:id="3"/>
      </w:r>
      <w:r>
        <w:rPr>
          <w:color w:val="000000"/>
          <w:sz w:val="23"/>
          <w:szCs w:val="23"/>
        </w:rPr>
        <w:t xml:space="preserve"> oder Noteflight</w:t>
      </w:r>
      <w:r>
        <w:rPr>
          <w:rStyle w:val="Funotenzeichen"/>
          <w:color w:val="000000"/>
          <w:sz w:val="23"/>
          <w:szCs w:val="23"/>
        </w:rPr>
        <w:footnoteReference w:id="4"/>
      </w:r>
      <w:r>
        <w:rPr>
          <w:color w:val="000000"/>
          <w:sz w:val="23"/>
          <w:szCs w:val="23"/>
        </w:rPr>
        <w:t>. Diesen Programmen fehlt jedoch eine umfangreiche Komponente zur Analyse und statistischen Auswertung von Musikstücken. Der Music-XML-Analyzer setzt genau hier an und bietet die Möglichkeit, Partituren im Music-XML-Format</w:t>
      </w:r>
      <w:r w:rsidR="009111D8">
        <w:rPr>
          <w:rStyle w:val="Funotenzeichen"/>
          <w:color w:val="000000"/>
          <w:sz w:val="23"/>
          <w:szCs w:val="23"/>
        </w:rPr>
        <w:footnoteReference w:id="5"/>
      </w:r>
      <w:r>
        <w:rPr>
          <w:color w:val="000000"/>
          <w:sz w:val="23"/>
          <w:szCs w:val="23"/>
        </w:rPr>
        <w:t xml:space="preserve"> statistisch auszuwerten und in Musikstücken nach verschiedenen Pattern zu suchen. </w:t>
      </w:r>
    </w:p>
    <w:p w14:paraId="75A585F8" w14:textId="77777777" w:rsidR="00516BC3" w:rsidRDefault="00516BC3" w:rsidP="00516BC3">
      <w:pPr>
        <w:pStyle w:val="berschrift1"/>
      </w:pPr>
      <w:bookmarkStart w:id="1" w:name="_Toc415567322"/>
      <w:r>
        <w:t>Setup-</w:t>
      </w:r>
      <w:r w:rsidRPr="00516BC3">
        <w:t>Anweisungen</w:t>
      </w:r>
      <w:bookmarkEnd w:id="1"/>
    </w:p>
    <w:p w14:paraId="7FD5BE37" w14:textId="26D40195" w:rsidR="00CA1A10" w:rsidRPr="00A91962" w:rsidRDefault="00E66D42" w:rsidP="00286AD8">
      <w:pPr>
        <w:rPr>
          <w:ins w:id="2" w:author="Lukas Lamm" w:date="2015-04-01T20:10:00Z"/>
          <w:color w:val="000000"/>
          <w:sz w:val="23"/>
          <w:szCs w:val="23"/>
        </w:rPr>
      </w:pPr>
      <w:r>
        <w:rPr>
          <w:color w:val="000000"/>
          <w:sz w:val="23"/>
          <w:szCs w:val="23"/>
        </w:rPr>
        <w:t xml:space="preserve">Da es sich um eine Webanwendung handelt, sind zum Betrieb keine Installationsschritte notwendig. Die Projektseite ist unter der URL </w:t>
      </w:r>
      <w:r w:rsidR="00BF50A7">
        <w:fldChar w:fldCharType="begin"/>
      </w:r>
      <w:ins w:id="3" w:author="Lukas Lamm" w:date="2015-04-01T20:09:00Z">
        <w:r w:rsidR="00CA1A10">
          <w:instrText>HYPERLINK "http://music-xml-analyzer.herokuapp.com"</w:instrText>
        </w:r>
      </w:ins>
      <w:del w:id="4" w:author="Lukas Lamm" w:date="2015-04-01T20:09:00Z">
        <w:r w:rsidR="00BF50A7" w:rsidDel="00CA1A10">
          <w:delInstrText xml:space="preserve"> HYPERLINK "http://music-xml-analyzer.lukaslamm.de/" </w:delInstrText>
        </w:r>
      </w:del>
      <w:ins w:id="5" w:author="Lukas Lamm" w:date="2015-04-01T20:09:00Z"/>
      <w:r w:rsidR="00BF50A7">
        <w:fldChar w:fldCharType="separate"/>
      </w:r>
      <w:del w:id="6" w:author="Lukas Lamm" w:date="2015-04-01T20:09:00Z">
        <w:r w:rsidDel="00CA1A10">
          <w:rPr>
            <w:rStyle w:val="Hyperlink"/>
            <w:color w:val="1155CC"/>
            <w:sz w:val="23"/>
            <w:szCs w:val="23"/>
          </w:rPr>
          <w:delText>http://music-xml-analyzer.lukaslamm.de/</w:delText>
        </w:r>
      </w:del>
      <w:ins w:id="7" w:author="Lukas Lamm" w:date="2015-04-01T20:09:00Z">
        <w:r w:rsidR="00CA1A10">
          <w:rPr>
            <w:rStyle w:val="Hyperlink"/>
            <w:color w:val="1155CC"/>
            <w:sz w:val="23"/>
            <w:szCs w:val="23"/>
          </w:rPr>
          <w:t>http://music-xml-analyzer.herokuapp.com</w:t>
        </w:r>
      </w:ins>
      <w:r w:rsidR="00BF50A7">
        <w:rPr>
          <w:rStyle w:val="Hyperlink"/>
          <w:color w:val="1155CC"/>
          <w:sz w:val="23"/>
          <w:szCs w:val="23"/>
        </w:rPr>
        <w:fldChar w:fldCharType="end"/>
      </w:r>
      <w:r>
        <w:rPr>
          <w:color w:val="000000"/>
          <w:sz w:val="23"/>
          <w:szCs w:val="23"/>
        </w:rPr>
        <w:t xml:space="preserve"> zu erreichen.</w:t>
      </w:r>
      <w:ins w:id="8" w:author="Lukas Lamm" w:date="2015-04-01T20:10:00Z">
        <w:r w:rsidR="00CA1A10">
          <w:rPr>
            <w:color w:val="000000"/>
            <w:sz w:val="23"/>
            <w:szCs w:val="23"/>
          </w:rPr>
          <w:t xml:space="preserve"> Da es sich bei der </w:t>
        </w:r>
      </w:ins>
      <w:ins w:id="9" w:author="Lukas Lamm" w:date="2015-04-01T20:12:00Z">
        <w:r w:rsidR="00CA1A10">
          <w:rPr>
            <w:color w:val="000000"/>
            <w:sz w:val="23"/>
            <w:szCs w:val="23"/>
          </w:rPr>
          <w:t>Serveru</w:t>
        </w:r>
      </w:ins>
      <w:ins w:id="10" w:author="Lukas Lamm" w:date="2015-04-01T20:10:00Z">
        <w:r w:rsidR="00CA1A10">
          <w:rPr>
            <w:color w:val="000000"/>
            <w:sz w:val="23"/>
            <w:szCs w:val="23"/>
          </w:rPr>
          <w:t xml:space="preserve">mgebung um </w:t>
        </w:r>
      </w:ins>
      <w:ins w:id="11" w:author="Lukas Lamm" w:date="2015-04-01T20:11:00Z">
        <w:r w:rsidR="00CA1A10">
          <w:rPr>
            <w:color w:val="000000"/>
            <w:sz w:val="23"/>
            <w:szCs w:val="23"/>
          </w:rPr>
          <w:t>eine</w:t>
        </w:r>
      </w:ins>
      <w:ins w:id="12" w:author="Lukas Lamm" w:date="2015-04-01T20:12:00Z">
        <w:r w:rsidR="00CA1A10">
          <w:rPr>
            <w:color w:val="000000"/>
            <w:sz w:val="23"/>
            <w:szCs w:val="23"/>
          </w:rPr>
          <w:t xml:space="preserve"> kostenlose</w:t>
        </w:r>
      </w:ins>
      <w:ins w:id="13" w:author="Lukas Lamm" w:date="2015-04-01T20:11:00Z">
        <w:r w:rsidR="00CA1A10">
          <w:rPr>
            <w:color w:val="000000"/>
            <w:sz w:val="23"/>
            <w:szCs w:val="23"/>
          </w:rPr>
          <w:t xml:space="preserve"> </w:t>
        </w:r>
        <w:proofErr w:type="spellStart"/>
        <w:r w:rsidR="00CA1A10">
          <w:rPr>
            <w:i/>
            <w:color w:val="000000"/>
            <w:sz w:val="23"/>
            <w:szCs w:val="23"/>
          </w:rPr>
          <w:t>Platform</w:t>
        </w:r>
        <w:proofErr w:type="spellEnd"/>
        <w:r w:rsidR="00CA1A10">
          <w:rPr>
            <w:i/>
            <w:color w:val="000000"/>
            <w:sz w:val="23"/>
            <w:szCs w:val="23"/>
          </w:rPr>
          <w:t xml:space="preserve"> </w:t>
        </w:r>
        <w:proofErr w:type="spellStart"/>
        <w:r w:rsidR="00CA1A10">
          <w:rPr>
            <w:i/>
            <w:color w:val="000000"/>
            <w:sz w:val="23"/>
            <w:szCs w:val="23"/>
          </w:rPr>
          <w:t>as</w:t>
        </w:r>
        <w:proofErr w:type="spellEnd"/>
        <w:r w:rsidR="00CA1A10">
          <w:rPr>
            <w:i/>
            <w:color w:val="000000"/>
            <w:sz w:val="23"/>
            <w:szCs w:val="23"/>
          </w:rPr>
          <w:t xml:space="preserve"> a Service </w:t>
        </w:r>
        <w:r w:rsidR="00CA1A10">
          <w:rPr>
            <w:color w:val="000000"/>
            <w:sz w:val="23"/>
            <w:szCs w:val="23"/>
          </w:rPr>
          <w:t xml:space="preserve">handelt </w:t>
        </w:r>
      </w:ins>
      <w:ins w:id="14" w:author="Lukas Lamm" w:date="2015-04-01T20:12:00Z">
        <w:r w:rsidR="00CA1A10">
          <w:rPr>
            <w:color w:val="000000"/>
            <w:sz w:val="23"/>
            <w:szCs w:val="23"/>
          </w:rPr>
          <w:t>gehen damit auch kleinere Einschränkungen einher. Bei längerer Inaktivität</w:t>
        </w:r>
      </w:ins>
      <w:ins w:id="15" w:author="Lukas Lamm" w:date="2015-04-01T20:13:00Z">
        <w:r w:rsidR="00CA1A10">
          <w:rPr>
            <w:color w:val="000000"/>
            <w:sz w:val="23"/>
            <w:szCs w:val="23"/>
          </w:rPr>
          <w:t xml:space="preserve"> der Anwendung begibt sich </w:t>
        </w:r>
      </w:ins>
      <w:ins w:id="16" w:author="Lukas Lamm" w:date="2015-04-01T20:14:00Z">
        <w:r w:rsidR="00CA1A10">
          <w:rPr>
            <w:color w:val="000000"/>
            <w:sz w:val="23"/>
            <w:szCs w:val="23"/>
          </w:rPr>
          <w:t>die Laufzeitumgebung in einen Ruhemodus, welcher das erneute „Aufwecken“ der Anwendung erfordert. Das führt dazu, dass der Initialzugriff auf die Anwendung unter Umständen etwas länger dauern kann.</w:t>
        </w:r>
      </w:ins>
    </w:p>
    <w:p w14:paraId="44CB2744" w14:textId="45EF4203" w:rsidR="00286AD8" w:rsidRPr="00286AD8" w:rsidRDefault="00E66D42" w:rsidP="00CA1A10">
      <w:pPr>
        <w:pStyle w:val="Folgeabsatz"/>
        <w:pPrChange w:id="17" w:author="Lukas Lamm" w:date="2015-04-01T20:10:00Z">
          <w:pPr/>
        </w:pPrChange>
      </w:pPr>
      <w:del w:id="18" w:author="Lukas Lamm" w:date="2015-04-01T20:10:00Z">
        <w:r w:rsidDel="00CA1A10">
          <w:delText xml:space="preserve"> </w:delText>
        </w:r>
      </w:del>
      <w:r>
        <w:t xml:space="preserve">Aufgrund der Beschaffenheit des Projekts wurde die Seite lediglich für Bildschirme mit einer Mindestbreite von 1200 Pixeln optimiert. Um eine spätere Anpassung für weitere Bildschirmgrößen zu ermöglichen wurde das Twitter Bootstrap Framework eingesetzt. </w:t>
      </w:r>
      <w:r w:rsidR="00286AD8">
        <w:t xml:space="preserve"> </w:t>
      </w:r>
    </w:p>
    <w:p w14:paraId="39DF595D" w14:textId="54B22BB8" w:rsidR="00516BC3" w:rsidRDefault="00286AD8" w:rsidP="00516BC3">
      <w:pPr>
        <w:pStyle w:val="berschrift1"/>
      </w:pPr>
      <w:bookmarkStart w:id="19" w:name="_Toc415567323"/>
      <w:r>
        <w:t>Problemstellung</w:t>
      </w:r>
      <w:bookmarkEnd w:id="19"/>
    </w:p>
    <w:p w14:paraId="48740B5E" w14:textId="23F509C0" w:rsidR="00516BC3" w:rsidDel="00CA1A10" w:rsidRDefault="00E66D42" w:rsidP="00516BC3">
      <w:pPr>
        <w:rPr>
          <w:del w:id="20" w:author="Lukas Lamm" w:date="2015-04-01T20:15:00Z"/>
          <w:color w:val="000000"/>
          <w:sz w:val="23"/>
          <w:szCs w:val="23"/>
        </w:rPr>
      </w:pPr>
      <w:r>
        <w:rPr>
          <w:color w:val="000000"/>
          <w:sz w:val="23"/>
          <w:szCs w:val="23"/>
        </w:rPr>
        <w:t xml:space="preserve">Das System soll Musikinteressierte oder Forscher dabei unterstützen, Musik einerseits statistisch auszuwerten und andererseits konkrete Suchmuster in mehreren Musikstücken </w:t>
      </w:r>
      <w:r>
        <w:rPr>
          <w:color w:val="000000"/>
          <w:sz w:val="23"/>
          <w:szCs w:val="23"/>
        </w:rPr>
        <w:lastRenderedPageBreak/>
        <w:t xml:space="preserve">aufzufinden. Aktuelle Softwarelösungen wie </w:t>
      </w:r>
      <w:proofErr w:type="spellStart"/>
      <w:r>
        <w:rPr>
          <w:color w:val="000000"/>
          <w:sz w:val="23"/>
          <w:szCs w:val="23"/>
        </w:rPr>
        <w:t>Musescore</w:t>
      </w:r>
      <w:proofErr w:type="spellEnd"/>
      <w:r>
        <w:rPr>
          <w:color w:val="000000"/>
          <w:sz w:val="23"/>
          <w:szCs w:val="23"/>
        </w:rPr>
        <w:t xml:space="preserve"> bieten meist keine Komponenten</w:t>
      </w:r>
      <w:r w:rsidR="00602B5C">
        <w:rPr>
          <w:color w:val="000000"/>
          <w:sz w:val="23"/>
          <w:szCs w:val="23"/>
        </w:rPr>
        <w:t xml:space="preserve">, </w:t>
      </w:r>
      <w:r>
        <w:rPr>
          <w:color w:val="000000"/>
          <w:sz w:val="23"/>
          <w:szCs w:val="23"/>
        </w:rPr>
        <w:t>um diese Aufgaben zu erfüllen.</w:t>
      </w:r>
      <w:del w:id="21" w:author="Lukas Lamm" w:date="2015-04-01T20:15:00Z">
        <w:r w:rsidR="00602B5C" w:rsidDel="00CA1A10">
          <w:rPr>
            <w:color w:val="000000"/>
            <w:sz w:val="23"/>
            <w:szCs w:val="23"/>
          </w:rPr>
          <w:delText xml:space="preserve"> </w:delText>
        </w:r>
      </w:del>
    </w:p>
    <w:p w14:paraId="34CD3018" w14:textId="77777777" w:rsidR="00EF4A7F" w:rsidDel="00CA1A10" w:rsidRDefault="00EF4A7F" w:rsidP="00EF4A7F">
      <w:pPr>
        <w:pStyle w:val="Folgeabsatz"/>
        <w:rPr>
          <w:del w:id="22" w:author="Lukas Lamm" w:date="2015-04-01T20:15:00Z"/>
        </w:rPr>
      </w:pPr>
    </w:p>
    <w:p w14:paraId="3EBAC9C2" w14:textId="77777777" w:rsidR="00EF4A7F" w:rsidDel="00CA1A10" w:rsidRDefault="00EF4A7F" w:rsidP="00EF4A7F">
      <w:pPr>
        <w:pStyle w:val="Folgeabsatz"/>
        <w:rPr>
          <w:del w:id="23" w:author="Lukas Lamm" w:date="2015-04-01T20:15:00Z"/>
        </w:rPr>
      </w:pPr>
    </w:p>
    <w:p w14:paraId="1EDAE46E" w14:textId="77777777" w:rsidR="00EF4A7F" w:rsidRPr="00EF4A7F" w:rsidRDefault="00EF4A7F" w:rsidP="00A91962"/>
    <w:p w14:paraId="7BFB797D" w14:textId="277EFC63" w:rsidR="00516BC3" w:rsidRDefault="00286AD8" w:rsidP="00516BC3">
      <w:pPr>
        <w:pStyle w:val="berschrift1"/>
      </w:pPr>
      <w:bookmarkStart w:id="24" w:name="_Toc415567324"/>
      <w:r>
        <w:t>Projektbeschreibung</w:t>
      </w:r>
      <w:bookmarkEnd w:id="24"/>
    </w:p>
    <w:p w14:paraId="6A5816B4" w14:textId="1AEE542A" w:rsidR="0089638D" w:rsidRDefault="00286AD8" w:rsidP="00286AD8">
      <w:pPr>
        <w:pStyle w:val="Folgeabsatz"/>
        <w:ind w:firstLine="0"/>
        <w:rPr>
          <w:ins w:id="25" w:author="Lukas Lamm" w:date="2015-04-01T20:17:00Z"/>
        </w:rPr>
      </w:pPr>
      <w:r w:rsidRPr="00286AD8">
        <w:t xml:space="preserve">Das System lässt sich grob in </w:t>
      </w:r>
      <w:r w:rsidR="001631BC">
        <w:t>drei</w:t>
      </w:r>
      <w:r w:rsidR="00CA1A10" w:rsidRPr="00286AD8">
        <w:t xml:space="preserve"> </w:t>
      </w:r>
      <w:r w:rsidRPr="00286AD8">
        <w:t>Teilbereiche unterteilen, die in den folgenden Abschnitten näher erläutert werden. Zur besseren Übersichtlichkeit werden die Teilbereiche entsprechend dem Workflow des Nutzers aufgeteilt. Im ersten Schritt erfolgt der Upload von Dateien und daraufhin die automatische, statistische Auswertung. Den letzten Schritt stellt die Suche nach Mustern in den hochgeladenen Dateien dar.</w:t>
      </w:r>
      <w:ins w:id="26" w:author="Lukas Lamm" w:date="2015-04-01T20:17:00Z">
        <w:r w:rsidR="0089638D">
          <w:t xml:space="preserve"> Um die einzelnen Teilbereiche auch technisch voneinander zu trennen sind diese in den folgenden Kapiteln in fünf Komponenten entsprechend der technischen Zuständigkeiten aufgeteilt.</w:t>
        </w:r>
      </w:ins>
    </w:p>
    <w:p w14:paraId="79FCF158" w14:textId="4BE19FA5" w:rsidR="00516BC3" w:rsidRDefault="000C21A4" w:rsidP="0089638D">
      <w:pPr>
        <w:pStyle w:val="Folgeabsatz"/>
        <w:pPrChange w:id="27" w:author="Lukas Lamm" w:date="2015-04-01T20:17:00Z">
          <w:pPr>
            <w:pStyle w:val="Folgeabsatz"/>
            <w:ind w:firstLine="0"/>
          </w:pPr>
        </w:pPrChange>
      </w:pPr>
      <w:del w:id="28" w:author="Lukas Lamm" w:date="2015-04-01T20:17:00Z">
        <w:r w:rsidRPr="0089638D" w:rsidDel="0089638D">
          <w:delText xml:space="preserve"> </w:delText>
        </w:r>
      </w:del>
      <w:r w:rsidR="00286AD8" w:rsidRPr="0089638D">
        <w:t>Auf</w:t>
      </w:r>
      <w:r w:rsidR="00286AD8" w:rsidRPr="00286AD8">
        <w:t xml:space="preserve"> der Startseite der Anwendung </w:t>
      </w:r>
      <w:r w:rsidR="003A7069">
        <w:t>(</w:t>
      </w:r>
      <w:del w:id="29" w:author="Lukas Lamm" w:date="2015-04-01T20:24:00Z">
        <w:r w:rsidR="003A7069" w:rsidDel="0089638D">
          <w:delText>Abbildung 1</w:delText>
        </w:r>
      </w:del>
      <w:ins w:id="30" w:author="Lukas Lamm" w:date="2015-04-01T20:24:00Z">
        <w:r w:rsidR="0089638D">
          <w:fldChar w:fldCharType="begin"/>
        </w:r>
        <w:r w:rsidR="0089638D">
          <w:instrText xml:space="preserve"> REF _Ref415683222 \h </w:instrText>
        </w:r>
      </w:ins>
      <w:r w:rsidR="0089638D">
        <w:fldChar w:fldCharType="separate"/>
      </w:r>
      <w:ins w:id="31" w:author="Lukas Lamm" w:date="2015-04-01T20:24:00Z">
        <w:r w:rsidR="0089638D">
          <w:t xml:space="preserve">Abbildung </w:t>
        </w:r>
        <w:r w:rsidR="0089638D">
          <w:rPr>
            <w:noProof/>
          </w:rPr>
          <w:t>1</w:t>
        </w:r>
        <w:r w:rsidR="0089638D">
          <w:fldChar w:fldCharType="end"/>
        </w:r>
      </w:ins>
      <w:r w:rsidR="004F38F6">
        <w:t xml:space="preserve">) </w:t>
      </w:r>
      <w:r w:rsidR="00286AD8" w:rsidRPr="00286AD8">
        <w:t>bekommt der Nutzer einen kleinen Überblick über die Funktionen und</w:t>
      </w:r>
      <w:r w:rsidR="004F38F6">
        <w:t xml:space="preserve"> kann per Klick auf den Button </w:t>
      </w:r>
      <w:r w:rsidR="004F38F6" w:rsidRPr="005023E7">
        <w:rPr>
          <w:i/>
        </w:rPr>
        <w:t>START UPLOADING NOW!</w:t>
      </w:r>
      <w:r w:rsidR="00286AD8" w:rsidRPr="00286AD8">
        <w:t xml:space="preserve"> mit der Arbeit beginnen.</w:t>
      </w:r>
    </w:p>
    <w:p w14:paraId="55DA57B5" w14:textId="3C1EBC08" w:rsidR="00305E80" w:rsidRDefault="00F82D28" w:rsidP="0089638D">
      <w:pPr>
        <w:pStyle w:val="Abbildung"/>
        <w:pPrChange w:id="32" w:author="Lukas Lamm" w:date="2015-04-01T20:19:00Z">
          <w:pPr>
            <w:pStyle w:val="Folgeabsatz"/>
            <w:keepNext/>
            <w:ind w:firstLine="0"/>
            <w:jc w:val="center"/>
          </w:pPr>
        </w:pPrChange>
      </w:pPr>
      <w:r>
        <w:rPr>
          <w:lang w:eastAsia="de-DE"/>
        </w:rPr>
        <w:drawing>
          <wp:inline distT="0" distB="0" distL="0" distR="0" wp14:anchorId="5A5F3258" wp14:editId="05B99892">
            <wp:extent cx="5391150" cy="3857625"/>
            <wp:effectExtent l="0" t="0" r="0" b="9525"/>
            <wp:docPr id="5" name="Grafik 5" descr="C:\Users\Tobias\Desktop\Music-XML-Analyzer\material\screenshots\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bias\Desktop\Music-XML-Analyzer\material\screenshots\hom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150" cy="3857625"/>
                    </a:xfrm>
                    <a:prstGeom prst="rect">
                      <a:avLst/>
                    </a:prstGeom>
                    <a:noFill/>
                    <a:ln>
                      <a:noFill/>
                    </a:ln>
                  </pic:spPr>
                </pic:pic>
              </a:graphicData>
            </a:graphic>
          </wp:inline>
        </w:drawing>
      </w:r>
    </w:p>
    <w:p w14:paraId="26F44C5A" w14:textId="6E39B2D6" w:rsidR="00305E80" w:rsidDel="0089638D" w:rsidRDefault="00305E80" w:rsidP="00305E80">
      <w:pPr>
        <w:pStyle w:val="Beschriftung"/>
        <w:ind w:left="2124" w:firstLine="708"/>
        <w:jc w:val="both"/>
        <w:rPr>
          <w:del w:id="33" w:author="Lukas Lamm" w:date="2015-04-01T20:19:00Z"/>
        </w:rPr>
      </w:pPr>
      <w:bookmarkStart w:id="34" w:name="_Toc415567337"/>
      <w:bookmarkStart w:id="35" w:name="_Ref415683222"/>
      <w:r>
        <w:t xml:space="preserve">Abbildung </w:t>
      </w:r>
      <w:r w:rsidR="00BF50A7">
        <w:fldChar w:fldCharType="begin"/>
      </w:r>
      <w:r w:rsidR="00BF50A7">
        <w:instrText xml:space="preserve"> SEQ Abbildung \* ARABIC </w:instrText>
      </w:r>
      <w:r w:rsidR="00BF50A7">
        <w:fldChar w:fldCharType="separate"/>
      </w:r>
      <w:r w:rsidR="001229E9">
        <w:rPr>
          <w:noProof/>
        </w:rPr>
        <w:t>1</w:t>
      </w:r>
      <w:r w:rsidR="00BF50A7">
        <w:rPr>
          <w:noProof/>
        </w:rPr>
        <w:fldChar w:fldCharType="end"/>
      </w:r>
      <w:bookmarkEnd w:id="35"/>
      <w:r>
        <w:t>: Startseite (Screenshot)</w:t>
      </w:r>
      <w:bookmarkEnd w:id="34"/>
    </w:p>
    <w:p w14:paraId="117CB6D4" w14:textId="77777777" w:rsidR="00EF4A7F" w:rsidDel="0089638D" w:rsidRDefault="00EF4A7F" w:rsidP="00EF4A7F">
      <w:pPr>
        <w:rPr>
          <w:del w:id="36" w:author="Lukas Lamm" w:date="2015-04-01T20:19:00Z"/>
        </w:rPr>
      </w:pPr>
    </w:p>
    <w:p w14:paraId="787E9DE8" w14:textId="77777777" w:rsidR="00EF4A7F" w:rsidDel="0089638D" w:rsidRDefault="00EF4A7F" w:rsidP="00EF4A7F">
      <w:pPr>
        <w:pStyle w:val="Folgeabsatz"/>
        <w:rPr>
          <w:del w:id="37" w:author="Lukas Lamm" w:date="2015-04-01T20:19:00Z"/>
        </w:rPr>
      </w:pPr>
    </w:p>
    <w:p w14:paraId="2C7CC4A5" w14:textId="77777777" w:rsidR="00EF4A7F" w:rsidDel="0089638D" w:rsidRDefault="00EF4A7F" w:rsidP="00EF4A7F">
      <w:pPr>
        <w:pStyle w:val="Folgeabsatz"/>
        <w:rPr>
          <w:del w:id="38" w:author="Lukas Lamm" w:date="2015-04-01T20:19:00Z"/>
        </w:rPr>
      </w:pPr>
    </w:p>
    <w:p w14:paraId="4990AF0E" w14:textId="77777777" w:rsidR="00EF4A7F" w:rsidDel="0089638D" w:rsidRDefault="00EF4A7F" w:rsidP="00EF4A7F">
      <w:pPr>
        <w:pStyle w:val="Folgeabsatz"/>
        <w:rPr>
          <w:del w:id="39" w:author="Lukas Lamm" w:date="2015-04-01T20:19:00Z"/>
        </w:rPr>
      </w:pPr>
    </w:p>
    <w:p w14:paraId="09398A0A" w14:textId="77777777" w:rsidR="00EF4A7F" w:rsidDel="0089638D" w:rsidRDefault="00EF4A7F" w:rsidP="00EF4A7F">
      <w:pPr>
        <w:pStyle w:val="Folgeabsatz"/>
        <w:rPr>
          <w:del w:id="40" w:author="Lukas Lamm" w:date="2015-04-01T20:19:00Z"/>
        </w:rPr>
      </w:pPr>
    </w:p>
    <w:p w14:paraId="7F7157CE" w14:textId="77777777" w:rsidR="00EF4A7F" w:rsidRPr="00EF4A7F" w:rsidRDefault="00EF4A7F" w:rsidP="0089638D">
      <w:pPr>
        <w:pStyle w:val="Beschriftung"/>
        <w:ind w:left="2124" w:firstLine="708"/>
        <w:jc w:val="both"/>
        <w:pPrChange w:id="41" w:author="Lukas Lamm" w:date="2015-04-01T20:19:00Z">
          <w:pPr>
            <w:pStyle w:val="Folgeabsatz"/>
          </w:pPr>
        </w:pPrChange>
      </w:pPr>
    </w:p>
    <w:p w14:paraId="6427E0C4" w14:textId="70399862" w:rsidR="00286AD8" w:rsidRDefault="00286AD8" w:rsidP="00286AD8">
      <w:pPr>
        <w:pStyle w:val="berschrift2"/>
      </w:pPr>
      <w:bookmarkStart w:id="42" w:name="_Toc415567325"/>
      <w:r>
        <w:lastRenderedPageBreak/>
        <w:t>Upload</w:t>
      </w:r>
      <w:bookmarkEnd w:id="42"/>
    </w:p>
    <w:p w14:paraId="69976639" w14:textId="25207C40" w:rsidR="00286AD8" w:rsidRDefault="00E66D42" w:rsidP="00286AD8">
      <w:pPr>
        <w:rPr>
          <w:color w:val="000000"/>
          <w:sz w:val="23"/>
          <w:szCs w:val="23"/>
        </w:rPr>
      </w:pPr>
      <w:r>
        <w:rPr>
          <w:color w:val="000000"/>
          <w:sz w:val="23"/>
          <w:szCs w:val="23"/>
        </w:rPr>
        <w:t xml:space="preserve">Um dem Anwender die Möglichkeit der statistischen Analyse von Musikstücken zu bieten, müssen zunächst Dateien im MusicXML-Format hochgeladen werden. Das im XML-Standard realisierte, offene Austauschformat MusicXML wird von vielen Notensatzprogrammen unterstützt und löst das vorangehende </w:t>
      </w:r>
      <w:r w:rsidRPr="00E66D42">
        <w:t>Notation Interchange File Format (NIFF)</w:t>
      </w:r>
      <w:r>
        <w:rPr>
          <w:rStyle w:val="Funotenzeichen"/>
        </w:rPr>
        <w:footnoteReference w:id="6"/>
      </w:r>
      <w:r>
        <w:rPr>
          <w:i/>
          <w:iCs/>
          <w:color w:val="000000"/>
          <w:sz w:val="23"/>
          <w:szCs w:val="23"/>
        </w:rPr>
        <w:t xml:space="preserve"> </w:t>
      </w:r>
      <w:r>
        <w:rPr>
          <w:color w:val="000000"/>
          <w:sz w:val="23"/>
          <w:szCs w:val="23"/>
        </w:rPr>
        <w:t>ab. Zudem bieten einige Port</w:t>
      </w:r>
      <w:r w:rsidR="000D5378">
        <w:rPr>
          <w:color w:val="000000"/>
          <w:sz w:val="23"/>
          <w:szCs w:val="23"/>
        </w:rPr>
        <w:t>ale, wie zum Beispiel Musescore</w:t>
      </w:r>
      <w:r>
        <w:rPr>
          <w:color w:val="000000"/>
          <w:sz w:val="23"/>
          <w:szCs w:val="23"/>
        </w:rPr>
        <w:t xml:space="preserve"> den kostenlosen Download von Partituren im MusicXML-Format an, wodurch eine Vielzahl von Musikstücken bereits verfügbar ist. Auf der Homepage von Musescore sind die Partituren in verschiedenen Formaten verfügbar und können nach kostenloser Registrierung heruntergeladen werden. Mit Hilfe der ebenfalls kostenlosen Software können di</w:t>
      </w:r>
      <w:r w:rsidR="004317CD">
        <w:rPr>
          <w:color w:val="000000"/>
          <w:sz w:val="23"/>
          <w:szCs w:val="23"/>
        </w:rPr>
        <w:t>e Partituren in andere Formate</w:t>
      </w:r>
      <w:r w:rsidR="004317CD">
        <w:rPr>
          <w:rStyle w:val="Funotenzeichen"/>
          <w:color w:val="000000"/>
          <w:sz w:val="23"/>
          <w:szCs w:val="23"/>
        </w:rPr>
        <w:footnoteReference w:id="7"/>
      </w:r>
      <w:r>
        <w:rPr>
          <w:color w:val="000000"/>
          <w:sz w:val="23"/>
          <w:szCs w:val="23"/>
        </w:rPr>
        <w:t xml:space="preserve"> umgewandelt werden. </w:t>
      </w:r>
      <w:del w:id="43" w:author="Lukas Lamm" w:date="2015-04-01T20:25:00Z">
        <w:r w:rsidR="000C21A4" w:rsidDel="0089638D">
          <w:rPr>
            <w:color w:val="000000"/>
            <w:sz w:val="23"/>
            <w:szCs w:val="23"/>
          </w:rPr>
          <w:delText>Abbildung 2</w:delText>
        </w:r>
      </w:del>
      <w:ins w:id="44" w:author="Lukas Lamm" w:date="2015-04-01T20:25:00Z">
        <w:r w:rsidR="0089638D">
          <w:rPr>
            <w:color w:val="000000"/>
            <w:sz w:val="23"/>
            <w:szCs w:val="23"/>
          </w:rPr>
          <w:fldChar w:fldCharType="begin"/>
        </w:r>
        <w:r w:rsidR="0089638D">
          <w:rPr>
            <w:color w:val="000000"/>
            <w:sz w:val="23"/>
            <w:szCs w:val="23"/>
          </w:rPr>
          <w:instrText xml:space="preserve"> REF _Ref415683238 \h </w:instrText>
        </w:r>
        <w:r w:rsidR="0089638D">
          <w:rPr>
            <w:color w:val="000000"/>
            <w:sz w:val="23"/>
            <w:szCs w:val="23"/>
          </w:rPr>
        </w:r>
      </w:ins>
      <w:r w:rsidR="0089638D">
        <w:rPr>
          <w:color w:val="000000"/>
          <w:sz w:val="23"/>
          <w:szCs w:val="23"/>
        </w:rPr>
        <w:fldChar w:fldCharType="separate"/>
      </w:r>
      <w:ins w:id="45" w:author="Lukas Lamm" w:date="2015-04-01T20:25:00Z">
        <w:r w:rsidR="0089638D">
          <w:t xml:space="preserve">Abbildung </w:t>
        </w:r>
        <w:r w:rsidR="0089638D">
          <w:rPr>
            <w:noProof/>
          </w:rPr>
          <w:t>2</w:t>
        </w:r>
        <w:r w:rsidR="0089638D">
          <w:rPr>
            <w:color w:val="000000"/>
            <w:sz w:val="23"/>
            <w:szCs w:val="23"/>
          </w:rPr>
          <w:fldChar w:fldCharType="end"/>
        </w:r>
      </w:ins>
      <w:r w:rsidR="000C21A4">
        <w:rPr>
          <w:color w:val="000000"/>
          <w:sz w:val="23"/>
          <w:szCs w:val="23"/>
        </w:rPr>
        <w:t xml:space="preserve"> zeigt die </w:t>
      </w:r>
      <w:proofErr w:type="spellStart"/>
      <w:r w:rsidR="000C21A4">
        <w:rPr>
          <w:color w:val="000000"/>
          <w:sz w:val="23"/>
          <w:szCs w:val="23"/>
        </w:rPr>
        <w:t>Uploadf</w:t>
      </w:r>
      <w:r w:rsidR="00201F3B">
        <w:rPr>
          <w:color w:val="000000"/>
          <w:sz w:val="23"/>
          <w:szCs w:val="23"/>
        </w:rPr>
        <w:t>unktion</w:t>
      </w:r>
      <w:proofErr w:type="spellEnd"/>
      <w:r w:rsidR="00201F3B">
        <w:rPr>
          <w:color w:val="000000"/>
          <w:sz w:val="23"/>
          <w:szCs w:val="23"/>
        </w:rPr>
        <w:t xml:space="preserve"> des Music-XML-Analyzer, nachdem verschiedene Dateien hochgeladen wurden. Mit einem Klick auf </w:t>
      </w:r>
      <w:r w:rsidR="00201F3B" w:rsidRPr="003A7069">
        <w:rPr>
          <w:i/>
          <w:color w:val="000000"/>
          <w:sz w:val="23"/>
          <w:szCs w:val="23"/>
        </w:rPr>
        <w:t>ANALYZE</w:t>
      </w:r>
      <w:r w:rsidR="00201F3B">
        <w:rPr>
          <w:color w:val="000000"/>
          <w:sz w:val="23"/>
          <w:szCs w:val="23"/>
        </w:rPr>
        <w:t xml:space="preserve"> werden die Dateien ausgewertet. </w:t>
      </w:r>
    </w:p>
    <w:p w14:paraId="1339BAB4" w14:textId="77777777" w:rsidR="00305E80" w:rsidRDefault="00305E80" w:rsidP="0089638D">
      <w:pPr>
        <w:pStyle w:val="Abbildung"/>
        <w:pPrChange w:id="46" w:author="Lukas Lamm" w:date="2015-04-01T20:19:00Z">
          <w:pPr>
            <w:pStyle w:val="Folgeabsatz"/>
            <w:keepNext/>
            <w:ind w:firstLine="0"/>
            <w:jc w:val="center"/>
          </w:pPr>
        </w:pPrChange>
      </w:pPr>
      <w:r>
        <w:rPr>
          <w:lang w:eastAsia="de-DE"/>
        </w:rPr>
        <w:drawing>
          <wp:inline distT="0" distB="0" distL="0" distR="0" wp14:anchorId="473140D4" wp14:editId="348871C6">
            <wp:extent cx="5399405" cy="4080433"/>
            <wp:effectExtent l="0" t="0" r="0" b="0"/>
            <wp:docPr id="15" name="Grafik 15" descr="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ploa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9405" cy="4080433"/>
                    </a:xfrm>
                    <a:prstGeom prst="rect">
                      <a:avLst/>
                    </a:prstGeom>
                    <a:noFill/>
                    <a:ln>
                      <a:noFill/>
                    </a:ln>
                  </pic:spPr>
                </pic:pic>
              </a:graphicData>
            </a:graphic>
          </wp:inline>
        </w:drawing>
      </w:r>
    </w:p>
    <w:p w14:paraId="6E1BF770" w14:textId="4264E6C7" w:rsidR="00F6544C" w:rsidRDefault="00305E80" w:rsidP="00F6544C">
      <w:pPr>
        <w:pStyle w:val="Beschriftung"/>
        <w:ind w:left="2124" w:firstLine="708"/>
        <w:jc w:val="both"/>
      </w:pPr>
      <w:bookmarkStart w:id="47" w:name="_Toc415567338"/>
      <w:bookmarkStart w:id="48" w:name="_Ref415683238"/>
      <w:r>
        <w:t xml:space="preserve">Abbildung </w:t>
      </w:r>
      <w:r w:rsidR="00BF50A7">
        <w:fldChar w:fldCharType="begin"/>
      </w:r>
      <w:r w:rsidR="00BF50A7">
        <w:instrText xml:space="preserve"> SEQ Abbildung \* ARABIC </w:instrText>
      </w:r>
      <w:r w:rsidR="00BF50A7">
        <w:fldChar w:fldCharType="separate"/>
      </w:r>
      <w:r w:rsidR="001229E9">
        <w:rPr>
          <w:noProof/>
        </w:rPr>
        <w:t>2</w:t>
      </w:r>
      <w:r w:rsidR="00BF50A7">
        <w:rPr>
          <w:noProof/>
        </w:rPr>
        <w:fldChar w:fldCharType="end"/>
      </w:r>
      <w:bookmarkEnd w:id="48"/>
      <w:r>
        <w:t>: Upload (Screenshot)</w:t>
      </w:r>
      <w:bookmarkEnd w:id="47"/>
    </w:p>
    <w:p w14:paraId="0DC16B0F" w14:textId="77777777" w:rsidR="00F6544C" w:rsidRPr="00F6544C" w:rsidRDefault="00F6544C" w:rsidP="00F6544C"/>
    <w:p w14:paraId="143A4170" w14:textId="0ECD1CED" w:rsidR="00286AD8" w:rsidRDefault="00286AD8" w:rsidP="00286AD8">
      <w:pPr>
        <w:pStyle w:val="berschrift2"/>
      </w:pPr>
      <w:bookmarkStart w:id="49" w:name="_Toc415567326"/>
      <w:r>
        <w:lastRenderedPageBreak/>
        <w:t>Statistische Analyse</w:t>
      </w:r>
      <w:bookmarkEnd w:id="49"/>
    </w:p>
    <w:p w14:paraId="7740EF7F" w14:textId="4B978D97" w:rsidR="00AA23ED" w:rsidRPr="00AA23ED" w:rsidRDefault="00AA23ED" w:rsidP="00AA23ED">
      <w:pPr>
        <w:rPr>
          <w:color w:val="000000"/>
          <w:sz w:val="23"/>
          <w:szCs w:val="23"/>
        </w:rPr>
      </w:pPr>
      <w:r w:rsidRPr="00AA23ED">
        <w:rPr>
          <w:color w:val="000000"/>
          <w:sz w:val="23"/>
          <w:szCs w:val="23"/>
        </w:rPr>
        <w:t>Die hochgeladenen Dateien werden nach erfolgreichem Upload automatisch analysiert. Dabei werden neben den Noten und Pausen u</w:t>
      </w:r>
      <w:ins w:id="50" w:author="Lukas Lamm" w:date="2015-04-01T20:20:00Z">
        <w:r w:rsidR="0089638D">
          <w:rPr>
            <w:color w:val="000000"/>
            <w:sz w:val="23"/>
            <w:szCs w:val="23"/>
          </w:rPr>
          <w:t xml:space="preserve">nter </w:t>
        </w:r>
      </w:ins>
      <w:del w:id="51" w:author="Lukas Lamm" w:date="2015-04-01T20:20:00Z">
        <w:r w:rsidRPr="00AA23ED" w:rsidDel="0089638D">
          <w:rPr>
            <w:color w:val="000000"/>
            <w:sz w:val="23"/>
            <w:szCs w:val="23"/>
          </w:rPr>
          <w:delText>.</w:delText>
        </w:r>
      </w:del>
      <w:r w:rsidRPr="00AA23ED">
        <w:rPr>
          <w:color w:val="000000"/>
          <w:sz w:val="23"/>
          <w:szCs w:val="23"/>
        </w:rPr>
        <w:t>a</w:t>
      </w:r>
      <w:del w:id="52" w:author="Lukas Lamm" w:date="2015-04-01T20:20:00Z">
        <w:r w:rsidRPr="00AA23ED" w:rsidDel="0089638D">
          <w:rPr>
            <w:color w:val="000000"/>
            <w:sz w:val="23"/>
            <w:szCs w:val="23"/>
          </w:rPr>
          <w:delText>.</w:delText>
        </w:r>
      </w:del>
      <w:ins w:id="53" w:author="Lukas Lamm" w:date="2015-04-01T20:20:00Z">
        <w:r w:rsidR="0089638D">
          <w:rPr>
            <w:color w:val="000000"/>
            <w:sz w:val="23"/>
            <w:szCs w:val="23"/>
          </w:rPr>
          <w:t>nderem</w:t>
        </w:r>
      </w:ins>
      <w:r w:rsidRPr="00AA23ED">
        <w:rPr>
          <w:color w:val="000000"/>
          <w:sz w:val="23"/>
          <w:szCs w:val="23"/>
        </w:rPr>
        <w:t xml:space="preserve"> auch die enthaltenen Intervalle, Taktarten und Instrumente gezählt.</w:t>
      </w:r>
    </w:p>
    <w:p w14:paraId="50DE36EA" w14:textId="42E2B2AE" w:rsidR="00EF4A7F" w:rsidRDefault="00AA23ED" w:rsidP="00AA23ED">
      <w:pPr>
        <w:pStyle w:val="Folgeabsatz"/>
      </w:pPr>
      <w:r w:rsidRPr="00AA23ED">
        <w:t>Die serverseitige Analyse von XML Dateien beginnt stets mit einem XPath-Ausdruck</w:t>
      </w:r>
      <w:r>
        <w:rPr>
          <w:rStyle w:val="Funotenzeichen"/>
        </w:rPr>
        <w:footnoteReference w:id="8"/>
      </w:r>
      <w:r w:rsidRPr="00AA23ED">
        <w:t xml:space="preserve"> gefolgt vom Parsen der resultierenden Daten mittels PHP</w:t>
      </w:r>
      <w:r>
        <w:rPr>
          <w:rStyle w:val="Funotenzeichen"/>
        </w:rPr>
        <w:footnoteReference w:id="9"/>
      </w:r>
      <w:r w:rsidRPr="00AA23ED">
        <w:t>. Anhand des nachf</w:t>
      </w:r>
      <w:r>
        <w:t>olgenden Beispiels (</w:t>
      </w:r>
      <w:ins w:id="54" w:author="Lukas Lamm" w:date="2015-04-01T20:24:00Z">
        <w:r w:rsidR="0089638D">
          <w:fldChar w:fldCharType="begin"/>
        </w:r>
        <w:r w:rsidR="0089638D">
          <w:instrText xml:space="preserve"> REF _Ref415683205 \h </w:instrText>
        </w:r>
      </w:ins>
      <w:r w:rsidR="0089638D">
        <w:fldChar w:fldCharType="separate"/>
      </w:r>
      <w:ins w:id="55" w:author="Lukas Lamm" w:date="2015-04-01T20:24:00Z">
        <w:r w:rsidR="0089638D">
          <w:t xml:space="preserve">Abbildung </w:t>
        </w:r>
        <w:r w:rsidR="0089638D">
          <w:rPr>
            <w:noProof/>
          </w:rPr>
          <w:t>3</w:t>
        </w:r>
        <w:r w:rsidR="0089638D">
          <w:fldChar w:fldCharType="end"/>
        </w:r>
      </w:ins>
      <w:del w:id="56" w:author="Lukas Lamm" w:date="2015-04-01T20:24:00Z">
        <w:r w:rsidDel="0089638D">
          <w:delText>Abbildung 3</w:delText>
        </w:r>
      </w:del>
      <w:r w:rsidRPr="00AA23ED">
        <w:t>), soll der Ablauf und die Funktionsweise kurz erläutert werden.</w:t>
      </w:r>
      <w:r w:rsidR="00D6784C">
        <w:t xml:space="preserve"> </w:t>
      </w:r>
    </w:p>
    <w:p w14:paraId="72CCD001" w14:textId="77777777" w:rsidR="00AA23ED" w:rsidRDefault="00AA23ED" w:rsidP="00AA23ED">
      <w:pPr>
        <w:pStyle w:val="Folgeabsatz"/>
        <w:keepNext/>
        <w:ind w:firstLine="0"/>
      </w:pPr>
      <w:r>
        <w:rPr>
          <w:noProof/>
          <w:color w:val="FF0000"/>
          <w:sz w:val="23"/>
          <w:szCs w:val="23"/>
          <w:lang w:eastAsia="de-DE"/>
        </w:rPr>
        <w:drawing>
          <wp:inline distT="0" distB="0" distL="0" distR="0" wp14:anchorId="4BEB68FA" wp14:editId="0E888750">
            <wp:extent cx="5399405" cy="1446015"/>
            <wp:effectExtent l="0" t="0" r="0" b="1905"/>
            <wp:docPr id="4" name="Grafik 4" descr="xpath code bs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path code bsp.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9405" cy="1446015"/>
                    </a:xfrm>
                    <a:prstGeom prst="rect">
                      <a:avLst/>
                    </a:prstGeom>
                    <a:noFill/>
                    <a:ln>
                      <a:noFill/>
                    </a:ln>
                  </pic:spPr>
                </pic:pic>
              </a:graphicData>
            </a:graphic>
          </wp:inline>
        </w:drawing>
      </w:r>
    </w:p>
    <w:p w14:paraId="7B290FD0" w14:textId="6F54389B" w:rsidR="00AA23ED" w:rsidRDefault="00AA23ED" w:rsidP="00753532">
      <w:pPr>
        <w:pStyle w:val="Beschriftung"/>
        <w:ind w:left="2124"/>
        <w:jc w:val="both"/>
      </w:pPr>
      <w:bookmarkStart w:id="57" w:name="_Toc415567339"/>
      <w:bookmarkStart w:id="58" w:name="_Ref415683205"/>
      <w:r>
        <w:t xml:space="preserve">Abbildung </w:t>
      </w:r>
      <w:r w:rsidR="00BF50A7">
        <w:fldChar w:fldCharType="begin"/>
      </w:r>
      <w:r w:rsidR="00BF50A7">
        <w:instrText xml:space="preserve"> SEQ Abbildung \* ARABIC </w:instrText>
      </w:r>
      <w:r w:rsidR="00BF50A7">
        <w:fldChar w:fldCharType="separate"/>
      </w:r>
      <w:r w:rsidR="001229E9">
        <w:rPr>
          <w:noProof/>
        </w:rPr>
        <w:t>3</w:t>
      </w:r>
      <w:r w:rsidR="00BF50A7">
        <w:rPr>
          <w:noProof/>
        </w:rPr>
        <w:fldChar w:fldCharType="end"/>
      </w:r>
      <w:bookmarkEnd w:id="58"/>
      <w:r>
        <w:t>: Code-Beispiel (Screenshot)</w:t>
      </w:r>
      <w:bookmarkEnd w:id="57"/>
    </w:p>
    <w:p w14:paraId="0FE4886F" w14:textId="23E67522" w:rsidR="00AA23ED" w:rsidRDefault="00AA23ED" w:rsidP="00AA23ED">
      <w:r>
        <w:t>Für die Verarbeitung von XML bietet PHP die Schnittstelle SimpleXML</w:t>
      </w:r>
      <w:r>
        <w:rPr>
          <w:rStyle w:val="Funotenzeichen"/>
        </w:rPr>
        <w:footnoteReference w:id="10"/>
      </w:r>
      <w:r>
        <w:t xml:space="preserve">. Das Objekt </w:t>
      </w:r>
      <w:r w:rsidRPr="00AA23ED">
        <w:rPr>
          <w:i/>
        </w:rPr>
        <w:t>„$xml“</w:t>
      </w:r>
      <w:r>
        <w:t xml:space="preserve"> der Klasse SimpleXMLElement wurde vorab durch die Klassen-Funktion „</w:t>
      </w:r>
      <w:r w:rsidRPr="00AA23ED">
        <w:rPr>
          <w:i/>
        </w:rPr>
        <w:t>simplexml_load_file()“</w:t>
      </w:r>
      <w:r>
        <w:t xml:space="preserve"> mit einer XML-Datei erzeugt. Dieses Objekt ermöglicht die Verwendung der eigentlichen </w:t>
      </w:r>
      <w:proofErr w:type="spellStart"/>
      <w:r>
        <w:t>X</w:t>
      </w:r>
      <w:r w:rsidR="0089638D">
        <w:t>p</w:t>
      </w:r>
      <w:r>
        <w:t>ath</w:t>
      </w:r>
      <w:proofErr w:type="spellEnd"/>
      <w:r>
        <w:t xml:space="preserve">-Ausdrücke. </w:t>
      </w:r>
    </w:p>
    <w:p w14:paraId="4D52D481" w14:textId="37232FEE" w:rsidR="00AA23ED" w:rsidRDefault="00AA23ED" w:rsidP="00AA23ED">
      <w:pPr>
        <w:pStyle w:val="Folgeabsatz"/>
      </w:pPr>
      <w:r>
        <w:t xml:space="preserve">Der Name des Künstlers bzw. Komponisten eines musikalischen Werkes steckt innerhalb eines </w:t>
      </w:r>
      <w:r w:rsidRPr="00AA23ED">
        <w:rPr>
          <w:i/>
        </w:rPr>
        <w:t>„&lt;</w:t>
      </w:r>
      <w:proofErr w:type="spellStart"/>
      <w:r w:rsidRPr="00AA23ED">
        <w:rPr>
          <w:i/>
        </w:rPr>
        <w:t>credit</w:t>
      </w:r>
      <w:proofErr w:type="spellEnd"/>
      <w:r w:rsidRPr="00AA23ED">
        <w:rPr>
          <w:i/>
        </w:rPr>
        <w:t>&gt;</w:t>
      </w:r>
      <w:r>
        <w:rPr>
          <w:i/>
        </w:rPr>
        <w:t xml:space="preserve">“ </w:t>
      </w:r>
      <w:del w:id="59" w:author="Lukas Lamm" w:date="2015-04-01T20:22:00Z">
        <w:r w:rsidDel="0089638D">
          <w:rPr>
            <w:i/>
          </w:rPr>
          <w:delText>-</w:delText>
        </w:r>
      </w:del>
      <w:ins w:id="60" w:author="Lukas Lamm" w:date="2015-04-01T20:22:00Z">
        <w:r w:rsidR="0089638D">
          <w:rPr>
            <w:i/>
          </w:rPr>
          <w:t>–</w:t>
        </w:r>
      </w:ins>
      <w:r>
        <w:rPr>
          <w:i/>
        </w:rPr>
        <w:t xml:space="preserve"> </w:t>
      </w:r>
      <w:r>
        <w:t xml:space="preserve">Elements, welches wiederum ein </w:t>
      </w:r>
      <w:r w:rsidRPr="00AA23ED">
        <w:rPr>
          <w:i/>
        </w:rPr>
        <w:t>„&lt;</w:t>
      </w:r>
      <w:proofErr w:type="spellStart"/>
      <w:r w:rsidRPr="00AA23ED">
        <w:rPr>
          <w:i/>
        </w:rPr>
        <w:t>credit-word</w:t>
      </w:r>
      <w:proofErr w:type="spellEnd"/>
      <w:r w:rsidRPr="00AA23ED">
        <w:rPr>
          <w:i/>
        </w:rPr>
        <w:t>&gt;“</w:t>
      </w:r>
      <w:r>
        <w:t xml:space="preserve"> </w:t>
      </w:r>
      <w:del w:id="61" w:author="Lukas Lamm" w:date="2015-04-01T20:22:00Z">
        <w:r w:rsidDel="0089638D">
          <w:delText>-</w:delText>
        </w:r>
      </w:del>
      <w:ins w:id="62" w:author="Lukas Lamm" w:date="2015-04-01T20:22:00Z">
        <w:r w:rsidR="0089638D">
          <w:t>–</w:t>
        </w:r>
      </w:ins>
      <w:r>
        <w:t xml:space="preserve"> Element mit dem Wert „composer“ enthält. Der </w:t>
      </w:r>
      <w:proofErr w:type="spellStart"/>
      <w:r>
        <w:t>X</w:t>
      </w:r>
      <w:r w:rsidR="0089638D">
        <w:t>p</w:t>
      </w:r>
      <w:r>
        <w:t>ath</w:t>
      </w:r>
      <w:proofErr w:type="spellEnd"/>
      <w:r>
        <w:t xml:space="preserve">-Ausdruck in Zeile 249 </w:t>
      </w:r>
      <w:r w:rsidR="00B84C7B">
        <w:t>in</w:t>
      </w:r>
      <w:r>
        <w:t xml:space="preserve"> Abbildung 3 durchsucht das SimpleXMLElement (</w:t>
      </w:r>
      <w:r w:rsidRPr="00AA23ED">
        <w:rPr>
          <w:i/>
        </w:rPr>
        <w:t>„$xml“</w:t>
      </w:r>
      <w:r>
        <w:t>) nach allen Elementen, die diese Bedingungen erfüllen. Da die Ang</w:t>
      </w:r>
      <w:r w:rsidR="00E8443E">
        <w:t>aben zu Künstler bzw. Komponist</w:t>
      </w:r>
      <w:r>
        <w:t xml:space="preserve"> nach MusicXML</w:t>
      </w:r>
      <w:r w:rsidR="00B84C7B">
        <w:t>-</w:t>
      </w:r>
      <w:r>
        <w:t xml:space="preserve">Konvention zu Beginn einer XML-Datei gemacht werden, wird in Zeile 251 auf das erste Element zugegriffen, dass </w:t>
      </w:r>
      <w:ins w:id="63" w:author="Lukas Lamm" w:date="2015-04-01T20:22:00Z">
        <w:r w:rsidR="0089638D">
          <w:t xml:space="preserve">die </w:t>
        </w:r>
      </w:ins>
      <w:r>
        <w:t>o</w:t>
      </w:r>
      <w:ins w:id="64" w:author="Lukas Lamm" w:date="2015-04-01T20:22:00Z">
        <w:r w:rsidR="0089638D">
          <w:t>ben</w:t>
        </w:r>
      </w:ins>
      <w:del w:id="65" w:author="Lukas Lamm" w:date="2015-04-01T20:22:00Z">
        <w:r w:rsidDel="0089638D">
          <w:delText>.</w:delText>
        </w:r>
      </w:del>
      <w:ins w:id="66" w:author="Lukas Lamm" w:date="2015-04-01T20:22:00Z">
        <w:r w:rsidR="0089638D">
          <w:t xml:space="preserve"> </w:t>
        </w:r>
      </w:ins>
      <w:r>
        <w:t>g</w:t>
      </w:r>
      <w:ins w:id="67" w:author="Lukas Lamm" w:date="2015-04-01T20:22:00Z">
        <w:r w:rsidR="0089638D">
          <w:t>enannten</w:t>
        </w:r>
      </w:ins>
      <w:del w:id="68" w:author="Lukas Lamm" w:date="2015-04-01T20:22:00Z">
        <w:r w:rsidDel="0089638D">
          <w:delText>.</w:delText>
        </w:r>
      </w:del>
      <w:r>
        <w:t xml:space="preserve"> Bedingungen erfüllt. Der Name des Künstlers versteckt sich letztlich in einem weiteren XML-Element </w:t>
      </w:r>
      <w:r w:rsidR="00E8443E" w:rsidRPr="00E8443E">
        <w:rPr>
          <w:i/>
        </w:rPr>
        <w:t>„</w:t>
      </w:r>
      <w:r w:rsidR="00B84C7B">
        <w:rPr>
          <w:i/>
        </w:rPr>
        <w:t>&lt;</w:t>
      </w:r>
      <w:r w:rsidR="00E8443E" w:rsidRPr="00E8443E">
        <w:rPr>
          <w:i/>
        </w:rPr>
        <w:t>credit-words</w:t>
      </w:r>
      <w:r w:rsidR="00B84C7B">
        <w:rPr>
          <w:i/>
        </w:rPr>
        <w:t>&gt;</w:t>
      </w:r>
      <w:r w:rsidR="00E8443E" w:rsidRPr="00E8443E">
        <w:rPr>
          <w:i/>
        </w:rPr>
        <w:t>“</w:t>
      </w:r>
      <w:r w:rsidR="00E8443E">
        <w:t xml:space="preserve">. </w:t>
      </w:r>
    </w:p>
    <w:p w14:paraId="6885A061" w14:textId="43E7E984" w:rsidR="00AA23ED" w:rsidRPr="00AA23ED" w:rsidDel="0089638D" w:rsidRDefault="00B84C7B" w:rsidP="00824753">
      <w:pPr>
        <w:pStyle w:val="Folgeabsatz"/>
        <w:rPr>
          <w:del w:id="69" w:author="Lukas Lamm" w:date="2015-04-01T20:22:00Z"/>
        </w:rPr>
        <w:pPrChange w:id="70" w:author="Lukas Lamm" w:date="2015-04-01T20:44:00Z">
          <w:pPr/>
        </w:pPrChange>
      </w:pPr>
      <w:r>
        <w:t xml:space="preserve">Obiges Beispiel </w:t>
      </w:r>
      <w:r w:rsidR="00AA23ED">
        <w:t>veranschaulicht die Umwandlung einer XML-Datei zu einem PHP-Simple</w:t>
      </w:r>
      <w:r>
        <w:t>-</w:t>
      </w:r>
      <w:r w:rsidR="00AA23ED">
        <w:t>XML</w:t>
      </w:r>
      <w:r>
        <w:t>-</w:t>
      </w:r>
      <w:r w:rsidR="00AA23ED">
        <w:t xml:space="preserve">Element-Objekt, anhand dessen </w:t>
      </w:r>
      <w:proofErr w:type="spellStart"/>
      <w:r w:rsidR="00AA23ED">
        <w:t>XPath</w:t>
      </w:r>
      <w:proofErr w:type="spellEnd"/>
      <w:r w:rsidR="00AA23ED">
        <w:t xml:space="preserve">-Ausdrücke angewandt werden können. </w:t>
      </w:r>
    </w:p>
    <w:p w14:paraId="0436C91E" w14:textId="77777777" w:rsidR="00F373DC" w:rsidDel="0089638D" w:rsidRDefault="00F373DC" w:rsidP="00824753">
      <w:pPr>
        <w:pStyle w:val="Folgeabsatz"/>
        <w:rPr>
          <w:del w:id="71" w:author="Lukas Lamm" w:date="2015-04-01T20:22:00Z"/>
        </w:rPr>
        <w:pPrChange w:id="72" w:author="Lukas Lamm" w:date="2015-04-01T20:44:00Z">
          <w:pPr>
            <w:pStyle w:val="Folgeabsatz"/>
          </w:pPr>
        </w:pPrChange>
      </w:pPr>
    </w:p>
    <w:p w14:paraId="44CE3BF2" w14:textId="77777777" w:rsidR="00F373DC" w:rsidDel="0089638D" w:rsidRDefault="00F373DC" w:rsidP="00824753">
      <w:pPr>
        <w:pStyle w:val="Folgeabsatz"/>
        <w:rPr>
          <w:del w:id="73" w:author="Lukas Lamm" w:date="2015-04-01T20:22:00Z"/>
        </w:rPr>
        <w:pPrChange w:id="74" w:author="Lukas Lamm" w:date="2015-04-01T20:44:00Z">
          <w:pPr>
            <w:pStyle w:val="Folgeabsatz"/>
          </w:pPr>
        </w:pPrChange>
      </w:pPr>
    </w:p>
    <w:p w14:paraId="36DE87A9" w14:textId="77777777" w:rsidR="00F373DC" w:rsidDel="0089638D" w:rsidRDefault="00F373DC" w:rsidP="00824753">
      <w:pPr>
        <w:pStyle w:val="Folgeabsatz"/>
        <w:rPr>
          <w:del w:id="75" w:author="Lukas Lamm" w:date="2015-04-01T20:22:00Z"/>
        </w:rPr>
        <w:pPrChange w:id="76" w:author="Lukas Lamm" w:date="2015-04-01T20:44:00Z">
          <w:pPr>
            <w:pStyle w:val="Folgeabsatz"/>
          </w:pPr>
        </w:pPrChange>
      </w:pPr>
    </w:p>
    <w:p w14:paraId="12072295" w14:textId="77777777" w:rsidR="00F373DC" w:rsidDel="0089638D" w:rsidRDefault="00F373DC" w:rsidP="00824753">
      <w:pPr>
        <w:pStyle w:val="Folgeabsatz"/>
        <w:rPr>
          <w:del w:id="77" w:author="Lukas Lamm" w:date="2015-04-01T20:22:00Z"/>
        </w:rPr>
        <w:pPrChange w:id="78" w:author="Lukas Lamm" w:date="2015-04-01T20:44:00Z">
          <w:pPr>
            <w:pStyle w:val="Folgeabsatz"/>
          </w:pPr>
        </w:pPrChange>
      </w:pPr>
    </w:p>
    <w:p w14:paraId="429DD5B0" w14:textId="77777777" w:rsidR="00F373DC" w:rsidRPr="00F373DC" w:rsidRDefault="00F373DC" w:rsidP="00824753">
      <w:pPr>
        <w:pStyle w:val="Folgeabsatz"/>
        <w:pPrChange w:id="79" w:author="Lukas Lamm" w:date="2015-04-01T20:44:00Z">
          <w:pPr>
            <w:pStyle w:val="Folgeabsatz"/>
            <w:ind w:firstLine="0"/>
          </w:pPr>
        </w:pPrChange>
      </w:pPr>
    </w:p>
    <w:p w14:paraId="6B7113D4" w14:textId="23A20F4D" w:rsidR="00286AD8" w:rsidRDefault="00286AD8" w:rsidP="00286AD8">
      <w:pPr>
        <w:pStyle w:val="berschrift2"/>
      </w:pPr>
      <w:bookmarkStart w:id="80" w:name="_Toc415567327"/>
      <w:r>
        <w:t>Dashboard</w:t>
      </w:r>
      <w:bookmarkEnd w:id="80"/>
    </w:p>
    <w:p w14:paraId="6C12ADCA" w14:textId="0FBBC1FF" w:rsidR="00286AD8" w:rsidRPr="0089638D" w:rsidRDefault="00286AD8" w:rsidP="00286AD8">
      <w:pPr>
        <w:rPr>
          <w:color w:val="000000"/>
          <w:sz w:val="23"/>
          <w:szCs w:val="23"/>
        </w:rPr>
      </w:pPr>
      <w:r>
        <w:rPr>
          <w:color w:val="000000"/>
          <w:sz w:val="23"/>
          <w:szCs w:val="23"/>
        </w:rPr>
        <w:t xml:space="preserve">Im </w:t>
      </w:r>
      <w:r w:rsidRPr="000D5378">
        <w:t>Dashboard</w:t>
      </w:r>
      <w:r w:rsidR="002643BA">
        <w:t xml:space="preserve"> (</w:t>
      </w:r>
      <w:ins w:id="81" w:author="Lukas Lamm" w:date="2015-04-01T20:24:00Z">
        <w:r w:rsidR="0089638D">
          <w:fldChar w:fldCharType="begin"/>
        </w:r>
        <w:r w:rsidR="0089638D">
          <w:instrText xml:space="preserve"> REF _Ref415683188 \h </w:instrText>
        </w:r>
      </w:ins>
      <w:r w:rsidR="0089638D">
        <w:fldChar w:fldCharType="separate"/>
      </w:r>
      <w:ins w:id="82" w:author="Lukas Lamm" w:date="2015-04-01T20:24:00Z">
        <w:r w:rsidR="0089638D">
          <w:t xml:space="preserve">Abbildung </w:t>
        </w:r>
        <w:r w:rsidR="0089638D">
          <w:rPr>
            <w:noProof/>
          </w:rPr>
          <w:t>4</w:t>
        </w:r>
        <w:r w:rsidR="0089638D">
          <w:fldChar w:fldCharType="end"/>
        </w:r>
      </w:ins>
      <w:del w:id="83" w:author="Lukas Lamm" w:date="2015-04-01T20:24:00Z">
        <w:r w:rsidR="002643BA" w:rsidDel="0089638D">
          <w:delText>Abb</w:delText>
        </w:r>
        <w:r w:rsidR="0024612C" w:rsidDel="0089638D">
          <w:delText>ildung</w:delText>
        </w:r>
        <w:r w:rsidR="004F3306" w:rsidDel="0089638D">
          <w:delText xml:space="preserve"> 4</w:delText>
        </w:r>
      </w:del>
      <w:r w:rsidR="002643BA">
        <w:t>)</w:t>
      </w:r>
      <w:r>
        <w:rPr>
          <w:i/>
          <w:iCs/>
          <w:color w:val="000000"/>
          <w:sz w:val="23"/>
          <w:szCs w:val="23"/>
        </w:rPr>
        <w:t xml:space="preserve"> </w:t>
      </w:r>
      <w:r>
        <w:rPr>
          <w:color w:val="000000"/>
          <w:sz w:val="23"/>
          <w:szCs w:val="23"/>
        </w:rPr>
        <w:t xml:space="preserve">erhält der Nutzer einen Überblick über die wichtigsten Fakten und Statistiken zu den einzelnen Musikstücken oder über den gesamten hochgeladenen </w:t>
      </w:r>
      <w:r>
        <w:rPr>
          <w:color w:val="000000"/>
          <w:sz w:val="23"/>
          <w:szCs w:val="23"/>
        </w:rPr>
        <w:lastRenderedPageBreak/>
        <w:t xml:space="preserve">Korpus. Dabei werden die Noten- und Intervallverteilung in einem Balkendiagramm, die Distribution der Tonarten, Notenlängen und Taktarten in einem Kreisdiagramm dargestellt. Daneben werden noch einige Fakten zur Anzahl und zum Auftreten der Takte, Noten, Pausen und Instrumente angegeben. </w:t>
      </w:r>
      <w:ins w:id="84" w:author="Lukas Lamm" w:date="2015-04-01T20:25:00Z">
        <w:r w:rsidR="0089638D">
          <w:rPr>
            <w:color w:val="000000"/>
            <w:sz w:val="23"/>
            <w:szCs w:val="23"/>
          </w:rPr>
          <w:t xml:space="preserve">Darüber hinaus bietet der </w:t>
        </w:r>
      </w:ins>
      <w:ins w:id="85" w:author="Lukas Lamm" w:date="2015-04-01T20:26:00Z">
        <w:r w:rsidR="0089638D">
          <w:rPr>
            <w:color w:val="000000"/>
            <w:sz w:val="23"/>
            <w:szCs w:val="23"/>
          </w:rPr>
          <w:t xml:space="preserve">Button </w:t>
        </w:r>
        <w:r w:rsidR="0089638D">
          <w:rPr>
            <w:i/>
            <w:color w:val="000000"/>
            <w:sz w:val="23"/>
            <w:szCs w:val="23"/>
          </w:rPr>
          <w:t xml:space="preserve">EXPORT AS CSV </w:t>
        </w:r>
        <w:r w:rsidR="0089638D">
          <w:rPr>
            <w:color w:val="000000"/>
            <w:sz w:val="23"/>
            <w:szCs w:val="23"/>
          </w:rPr>
          <w:t>die Möglichkeit die Daten für die einzelnen Musikstücke als CSV zu exportieren.</w:t>
        </w:r>
      </w:ins>
    </w:p>
    <w:p w14:paraId="5D8B3482" w14:textId="77777777" w:rsidR="00305E80" w:rsidRDefault="00305E80" w:rsidP="0089638D">
      <w:pPr>
        <w:pStyle w:val="Abbildung"/>
        <w:pPrChange w:id="86" w:author="Lukas Lamm" w:date="2015-04-01T20:22:00Z">
          <w:pPr>
            <w:pStyle w:val="Folgeabsatz"/>
            <w:keepNext/>
            <w:ind w:firstLine="0"/>
            <w:jc w:val="center"/>
          </w:pPr>
        </w:pPrChange>
      </w:pPr>
      <w:r>
        <w:rPr>
          <w:lang w:eastAsia="de-DE"/>
        </w:rPr>
        <w:drawing>
          <wp:inline distT="0" distB="0" distL="0" distR="0" wp14:anchorId="50FAC6A0" wp14:editId="08E8568E">
            <wp:extent cx="5399405" cy="6305874"/>
            <wp:effectExtent l="0" t="0" r="0" b="0"/>
            <wp:docPr id="16" name="Grafik 16"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shboar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9405" cy="6305874"/>
                    </a:xfrm>
                    <a:prstGeom prst="rect">
                      <a:avLst/>
                    </a:prstGeom>
                    <a:noFill/>
                    <a:ln>
                      <a:noFill/>
                    </a:ln>
                  </pic:spPr>
                </pic:pic>
              </a:graphicData>
            </a:graphic>
          </wp:inline>
        </w:drawing>
      </w:r>
    </w:p>
    <w:p w14:paraId="6110905B" w14:textId="5034E8DA" w:rsidR="00F6544C" w:rsidRPr="00F6544C" w:rsidRDefault="00305E80" w:rsidP="000D5378">
      <w:pPr>
        <w:pStyle w:val="Beschriftung"/>
        <w:ind w:left="2124" w:firstLine="708"/>
        <w:jc w:val="both"/>
      </w:pPr>
      <w:bookmarkStart w:id="87" w:name="_Toc415567340"/>
      <w:bookmarkStart w:id="88" w:name="_Ref415683188"/>
      <w:r>
        <w:t xml:space="preserve">Abbildung </w:t>
      </w:r>
      <w:r w:rsidR="00BF50A7">
        <w:fldChar w:fldCharType="begin"/>
      </w:r>
      <w:r w:rsidR="00BF50A7">
        <w:instrText xml:space="preserve"> SEQ Abbildung \* ARABIC </w:instrText>
      </w:r>
      <w:r w:rsidR="00BF50A7">
        <w:fldChar w:fldCharType="separate"/>
      </w:r>
      <w:r w:rsidR="001229E9">
        <w:rPr>
          <w:noProof/>
        </w:rPr>
        <w:t>4</w:t>
      </w:r>
      <w:r w:rsidR="00BF50A7">
        <w:rPr>
          <w:noProof/>
        </w:rPr>
        <w:fldChar w:fldCharType="end"/>
      </w:r>
      <w:bookmarkEnd w:id="88"/>
      <w:r>
        <w:t>: Dashboard (Screenshot)</w:t>
      </w:r>
      <w:bookmarkEnd w:id="87"/>
    </w:p>
    <w:p w14:paraId="029B289B" w14:textId="3E80DD85" w:rsidR="00286AD8" w:rsidRDefault="00286AD8" w:rsidP="00286AD8">
      <w:pPr>
        <w:pStyle w:val="berschrift2"/>
      </w:pPr>
      <w:bookmarkStart w:id="89" w:name="_Toc415567328"/>
      <w:r>
        <w:t>Suche nach Patterns</w:t>
      </w:r>
      <w:bookmarkEnd w:id="89"/>
    </w:p>
    <w:p w14:paraId="1571817A" w14:textId="3CC13ACD" w:rsidR="00286AD8" w:rsidRDefault="000D5378" w:rsidP="00286AD8">
      <w:pPr>
        <w:rPr>
          <w:color w:val="000000"/>
          <w:sz w:val="23"/>
          <w:szCs w:val="23"/>
        </w:rPr>
      </w:pPr>
      <w:r>
        <w:rPr>
          <w:color w:val="000000"/>
          <w:sz w:val="23"/>
          <w:szCs w:val="23"/>
        </w:rPr>
        <w:t xml:space="preserve">Vom Dashboard aus gelangt der User durch einen Klick auf den Button </w:t>
      </w:r>
      <w:r w:rsidRPr="003A7069">
        <w:rPr>
          <w:i/>
          <w:color w:val="000000"/>
          <w:sz w:val="23"/>
          <w:szCs w:val="23"/>
        </w:rPr>
        <w:t>SEARCH FOR PATTERNS</w:t>
      </w:r>
      <w:r>
        <w:rPr>
          <w:color w:val="000000"/>
          <w:sz w:val="23"/>
          <w:szCs w:val="23"/>
        </w:rPr>
        <w:t xml:space="preserve"> oder im Header via </w:t>
      </w:r>
      <w:r w:rsidRPr="003A7069">
        <w:rPr>
          <w:i/>
          <w:color w:val="000000"/>
          <w:sz w:val="23"/>
          <w:szCs w:val="23"/>
        </w:rPr>
        <w:t>SEARCH</w:t>
      </w:r>
      <w:r>
        <w:rPr>
          <w:color w:val="000000"/>
          <w:sz w:val="23"/>
          <w:szCs w:val="23"/>
        </w:rPr>
        <w:t xml:space="preserve"> zur Patternsuche. Die verschiedenen Möglichkeiten, </w:t>
      </w:r>
      <w:r>
        <w:rPr>
          <w:color w:val="000000"/>
          <w:sz w:val="23"/>
          <w:szCs w:val="23"/>
        </w:rPr>
        <w:lastRenderedPageBreak/>
        <w:t>die der Benutzer hat, um seine Musikstücke zu durchsuchen</w:t>
      </w:r>
      <w:r w:rsidR="002643BA">
        <w:rPr>
          <w:color w:val="000000"/>
          <w:sz w:val="23"/>
          <w:szCs w:val="23"/>
        </w:rPr>
        <w:t>,</w:t>
      </w:r>
      <w:r>
        <w:rPr>
          <w:color w:val="000000"/>
          <w:sz w:val="23"/>
          <w:szCs w:val="23"/>
        </w:rPr>
        <w:t xml:space="preserve"> werden im Folgenden kurz erläutert und sind in </w:t>
      </w:r>
      <w:ins w:id="90" w:author="Lukas Lamm" w:date="2015-04-01T20:24:00Z">
        <w:r w:rsidR="0089638D">
          <w:rPr>
            <w:color w:val="FF0000"/>
            <w:sz w:val="23"/>
            <w:szCs w:val="23"/>
          </w:rPr>
          <w:fldChar w:fldCharType="begin"/>
        </w:r>
        <w:r w:rsidR="0089638D">
          <w:rPr>
            <w:color w:val="000000"/>
            <w:sz w:val="23"/>
            <w:szCs w:val="23"/>
          </w:rPr>
          <w:instrText xml:space="preserve"> REF _Ref415683173 \h </w:instrText>
        </w:r>
        <w:r w:rsidR="0089638D">
          <w:rPr>
            <w:color w:val="FF0000"/>
            <w:sz w:val="23"/>
            <w:szCs w:val="23"/>
          </w:rPr>
        </w:r>
      </w:ins>
      <w:r w:rsidR="0089638D">
        <w:rPr>
          <w:color w:val="FF0000"/>
          <w:sz w:val="23"/>
          <w:szCs w:val="23"/>
        </w:rPr>
        <w:fldChar w:fldCharType="separate"/>
      </w:r>
      <w:ins w:id="91" w:author="Lukas Lamm" w:date="2015-04-01T20:24:00Z">
        <w:r w:rsidR="0089638D">
          <w:t xml:space="preserve">Abbildung </w:t>
        </w:r>
        <w:r w:rsidR="0089638D">
          <w:rPr>
            <w:noProof/>
          </w:rPr>
          <w:t>5</w:t>
        </w:r>
        <w:r w:rsidR="0089638D">
          <w:rPr>
            <w:color w:val="FF0000"/>
            <w:sz w:val="23"/>
            <w:szCs w:val="23"/>
          </w:rPr>
          <w:fldChar w:fldCharType="end"/>
        </w:r>
      </w:ins>
      <w:del w:id="92" w:author="Lukas Lamm" w:date="2015-04-01T20:23:00Z">
        <w:r w:rsidDel="0089638D">
          <w:rPr>
            <w:color w:val="000000"/>
            <w:sz w:val="23"/>
            <w:szCs w:val="23"/>
          </w:rPr>
          <w:delText xml:space="preserve">Abbildung </w:delText>
        </w:r>
        <w:r w:rsidR="004F3306" w:rsidDel="0089638D">
          <w:rPr>
            <w:color w:val="FF0000"/>
            <w:sz w:val="23"/>
            <w:szCs w:val="23"/>
          </w:rPr>
          <w:delText>5</w:delText>
        </w:r>
      </w:del>
      <w:r>
        <w:rPr>
          <w:color w:val="FF0000"/>
          <w:sz w:val="23"/>
          <w:szCs w:val="23"/>
        </w:rPr>
        <w:t xml:space="preserve"> </w:t>
      </w:r>
      <w:r>
        <w:rPr>
          <w:color w:val="000000"/>
          <w:sz w:val="23"/>
          <w:szCs w:val="23"/>
        </w:rPr>
        <w:t xml:space="preserve">dargestellt. Als ersten Schritt muss zwischen </w:t>
      </w:r>
      <w:r w:rsidRPr="003A7069">
        <w:rPr>
          <w:i/>
          <w:color w:val="000000"/>
          <w:sz w:val="23"/>
          <w:szCs w:val="23"/>
        </w:rPr>
        <w:t>MELODY</w:t>
      </w:r>
      <w:r>
        <w:rPr>
          <w:color w:val="000000"/>
          <w:sz w:val="23"/>
          <w:szCs w:val="23"/>
        </w:rPr>
        <w:t xml:space="preserve">, </w:t>
      </w:r>
      <w:r w:rsidRPr="003A7069">
        <w:rPr>
          <w:i/>
          <w:color w:val="000000"/>
          <w:sz w:val="23"/>
          <w:szCs w:val="23"/>
        </w:rPr>
        <w:t>SOUND</w:t>
      </w:r>
      <w:r>
        <w:rPr>
          <w:color w:val="000000"/>
          <w:sz w:val="23"/>
          <w:szCs w:val="23"/>
        </w:rPr>
        <w:t xml:space="preserve"> </w:t>
      </w:r>
      <w:r w:rsidRPr="003A7069">
        <w:rPr>
          <w:i/>
          <w:color w:val="000000"/>
          <w:sz w:val="23"/>
          <w:szCs w:val="23"/>
        </w:rPr>
        <w:t>SEQUENCE</w:t>
      </w:r>
      <w:r>
        <w:rPr>
          <w:color w:val="000000"/>
          <w:sz w:val="23"/>
          <w:szCs w:val="23"/>
        </w:rPr>
        <w:t xml:space="preserve"> oder </w:t>
      </w:r>
      <w:r w:rsidRPr="003A7069">
        <w:rPr>
          <w:i/>
          <w:color w:val="000000"/>
          <w:sz w:val="23"/>
          <w:szCs w:val="23"/>
        </w:rPr>
        <w:t>RHYTHM</w:t>
      </w:r>
      <w:r>
        <w:rPr>
          <w:color w:val="000000"/>
          <w:sz w:val="23"/>
          <w:szCs w:val="23"/>
        </w:rPr>
        <w:t xml:space="preserve"> unterschieden werden, wobei </w:t>
      </w:r>
      <w:r w:rsidR="004451A7" w:rsidRPr="003A7069">
        <w:rPr>
          <w:i/>
          <w:color w:val="000000"/>
          <w:sz w:val="23"/>
          <w:szCs w:val="23"/>
        </w:rPr>
        <w:t>MELODY</w:t>
      </w:r>
      <w:r w:rsidR="004451A7">
        <w:rPr>
          <w:color w:val="000000"/>
          <w:sz w:val="23"/>
          <w:szCs w:val="23"/>
        </w:rPr>
        <w:t xml:space="preserve"> </w:t>
      </w:r>
      <w:r>
        <w:rPr>
          <w:color w:val="000000"/>
          <w:sz w:val="23"/>
          <w:szCs w:val="23"/>
        </w:rPr>
        <w:t xml:space="preserve">hier voreingestellt ist. Daraufhin kann </w:t>
      </w:r>
      <w:r w:rsidR="002643BA">
        <w:rPr>
          <w:color w:val="000000"/>
          <w:sz w:val="23"/>
          <w:szCs w:val="23"/>
        </w:rPr>
        <w:t xml:space="preserve">der Benutzer entweder per Maus </w:t>
      </w:r>
      <w:r>
        <w:rPr>
          <w:color w:val="000000"/>
          <w:sz w:val="23"/>
          <w:szCs w:val="23"/>
        </w:rPr>
        <w:t xml:space="preserve">direkt auf den Notenzeilen, oder mit Hilfe der Buttons die gewünschten Noten eingeben. Werden die Buttons zur Noteneingabe verwendet, muss jede Note mit einem Klick auf </w:t>
      </w:r>
      <w:r w:rsidRPr="003A7069">
        <w:rPr>
          <w:i/>
          <w:color w:val="000000"/>
          <w:sz w:val="23"/>
          <w:szCs w:val="23"/>
        </w:rPr>
        <w:t>ADD</w:t>
      </w:r>
      <w:r>
        <w:rPr>
          <w:color w:val="000000"/>
          <w:sz w:val="23"/>
          <w:szCs w:val="23"/>
        </w:rPr>
        <w:t xml:space="preserve"> hinzugefügt werden. Durch Klick auf </w:t>
      </w:r>
      <w:r w:rsidRPr="003A7069">
        <w:rPr>
          <w:i/>
          <w:color w:val="000000"/>
          <w:sz w:val="23"/>
          <w:szCs w:val="23"/>
        </w:rPr>
        <w:t>DELETE</w:t>
      </w:r>
      <w:r>
        <w:rPr>
          <w:color w:val="000000"/>
          <w:sz w:val="23"/>
          <w:szCs w:val="23"/>
        </w:rPr>
        <w:t xml:space="preserve"> wird die zuletzt eingegebene Note wieder gelöscht. Alle Noten werden in der angezeigten Notenzeile dargestellt und können jederzeit abgespielt werden. </w:t>
      </w:r>
      <w:r w:rsidR="002643BA">
        <w:rPr>
          <w:color w:val="000000"/>
          <w:sz w:val="23"/>
          <w:szCs w:val="23"/>
        </w:rPr>
        <w:t>Wird die Maus zur  Noteneingabe verwendet, so wird standar</w:t>
      </w:r>
      <w:ins w:id="93" w:author="Lukas Lamm" w:date="2015-04-01T20:27:00Z">
        <w:r w:rsidR="007151A0">
          <w:rPr>
            <w:color w:val="000000"/>
            <w:sz w:val="23"/>
            <w:szCs w:val="23"/>
          </w:rPr>
          <w:t>d</w:t>
        </w:r>
      </w:ins>
      <w:del w:id="94" w:author="Lukas Lamm" w:date="2015-04-01T20:27:00Z">
        <w:r w:rsidR="002643BA" w:rsidDel="007151A0">
          <w:rPr>
            <w:color w:val="000000"/>
            <w:sz w:val="23"/>
            <w:szCs w:val="23"/>
          </w:rPr>
          <w:delText>t</w:delText>
        </w:r>
      </w:del>
      <w:r w:rsidR="002643BA">
        <w:rPr>
          <w:color w:val="000000"/>
          <w:sz w:val="23"/>
          <w:szCs w:val="23"/>
        </w:rPr>
        <w:t xml:space="preserve">mäßig eine Viertelnote ohne Vorzeichen an der entsprechenden Stelle eingegeben. Triolen, </w:t>
      </w:r>
      <w:r>
        <w:rPr>
          <w:color w:val="000000"/>
          <w:sz w:val="23"/>
          <w:szCs w:val="23"/>
        </w:rPr>
        <w:t>punktierte Noten</w:t>
      </w:r>
      <w:r w:rsidR="002643BA">
        <w:rPr>
          <w:color w:val="000000"/>
          <w:sz w:val="23"/>
          <w:szCs w:val="23"/>
        </w:rPr>
        <w:t>, Vorzeichen oder eine andere Notenlänge</w:t>
      </w:r>
      <w:r>
        <w:rPr>
          <w:color w:val="000000"/>
          <w:sz w:val="23"/>
          <w:szCs w:val="23"/>
        </w:rPr>
        <w:t xml:space="preserve"> müssen mit Hilfe der Buttons </w:t>
      </w:r>
      <w:r w:rsidR="008A446B">
        <w:rPr>
          <w:color w:val="000000"/>
          <w:sz w:val="23"/>
          <w:szCs w:val="23"/>
        </w:rPr>
        <w:t>eingestellt</w:t>
      </w:r>
      <w:r>
        <w:rPr>
          <w:color w:val="000000"/>
          <w:sz w:val="23"/>
          <w:szCs w:val="23"/>
        </w:rPr>
        <w:t xml:space="preserve"> werden. Alle Noten der dritten bis sechsten Oktave mit einer Dauer von einer Ganzen Note bis zur 64tel Note können ausgewählt werden. Auch Noten mit Kreuz- oder B-Vorzeichen können hinzugefügt werden</w:t>
      </w:r>
      <w:r w:rsidR="002643BA">
        <w:rPr>
          <w:color w:val="000000"/>
          <w:sz w:val="23"/>
          <w:szCs w:val="23"/>
        </w:rPr>
        <w:t xml:space="preserve">. </w:t>
      </w:r>
    </w:p>
    <w:p w14:paraId="2A9D0B90" w14:textId="77777777" w:rsidR="00305E80" w:rsidRDefault="00305E80" w:rsidP="001D0F19">
      <w:pPr>
        <w:pStyle w:val="Abbildung"/>
        <w:pPrChange w:id="95" w:author="Lukas Lamm" w:date="2015-04-01T20:28:00Z">
          <w:pPr>
            <w:pStyle w:val="Folgeabsatz"/>
            <w:keepNext/>
            <w:ind w:firstLine="0"/>
            <w:jc w:val="center"/>
          </w:pPr>
        </w:pPrChange>
      </w:pPr>
      <w:commentRangeStart w:id="96"/>
      <w:r>
        <w:rPr>
          <w:lang w:eastAsia="de-DE"/>
        </w:rPr>
        <w:drawing>
          <wp:inline distT="0" distB="0" distL="0" distR="0" wp14:anchorId="3D63148F" wp14:editId="5F961CAC">
            <wp:extent cx="5399405" cy="4121069"/>
            <wp:effectExtent l="0" t="0" r="0" b="0"/>
            <wp:docPr id="17" name="Grafik 17" descr="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earch.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9405" cy="4121069"/>
                    </a:xfrm>
                    <a:prstGeom prst="rect">
                      <a:avLst/>
                    </a:prstGeom>
                    <a:noFill/>
                    <a:ln>
                      <a:noFill/>
                    </a:ln>
                  </pic:spPr>
                </pic:pic>
              </a:graphicData>
            </a:graphic>
          </wp:inline>
        </w:drawing>
      </w:r>
      <w:commentRangeEnd w:id="96"/>
      <w:r w:rsidR="001D0F19">
        <w:rPr>
          <w:rStyle w:val="Kommentarzeichen"/>
        </w:rPr>
        <w:commentReference w:id="96"/>
      </w:r>
    </w:p>
    <w:p w14:paraId="10A2B840" w14:textId="537ECBFF" w:rsidR="00F6544C" w:rsidRPr="00F6544C" w:rsidRDefault="00305E80" w:rsidP="00753532">
      <w:pPr>
        <w:pStyle w:val="Beschriftung"/>
        <w:ind w:left="2124" w:firstLine="708"/>
        <w:jc w:val="both"/>
      </w:pPr>
      <w:bookmarkStart w:id="97" w:name="_Toc415567341"/>
      <w:bookmarkStart w:id="98" w:name="_Ref415683173"/>
      <w:r>
        <w:t xml:space="preserve">Abbildung </w:t>
      </w:r>
      <w:r w:rsidR="00BF50A7">
        <w:fldChar w:fldCharType="begin"/>
      </w:r>
      <w:r w:rsidR="00BF50A7">
        <w:instrText xml:space="preserve"> SEQ Abbildung \* ARABIC </w:instrText>
      </w:r>
      <w:r w:rsidR="00BF50A7">
        <w:fldChar w:fldCharType="separate"/>
      </w:r>
      <w:r w:rsidR="001229E9">
        <w:rPr>
          <w:noProof/>
        </w:rPr>
        <w:t>5</w:t>
      </w:r>
      <w:r w:rsidR="00BF50A7">
        <w:rPr>
          <w:noProof/>
        </w:rPr>
        <w:fldChar w:fldCharType="end"/>
      </w:r>
      <w:bookmarkEnd w:id="98"/>
      <w:r>
        <w:t>: Search (Screenshot)</w:t>
      </w:r>
      <w:bookmarkEnd w:id="97"/>
    </w:p>
    <w:p w14:paraId="16546602" w14:textId="3EDA1EB0" w:rsidR="00286AD8" w:rsidRPr="00286AD8" w:rsidRDefault="00286AD8" w:rsidP="00286AD8">
      <w:pPr>
        <w:pStyle w:val="berschrift2"/>
      </w:pPr>
      <w:bookmarkStart w:id="99" w:name="_Toc415567329"/>
      <w:r>
        <w:lastRenderedPageBreak/>
        <w:t>Suchergebnisse</w:t>
      </w:r>
      <w:bookmarkEnd w:id="99"/>
    </w:p>
    <w:p w14:paraId="0FABEF35" w14:textId="27D4D136" w:rsidR="00305E80" w:rsidRDefault="000D5378" w:rsidP="00F373DC">
      <w:pPr>
        <w:rPr>
          <w:color w:val="000000"/>
          <w:sz w:val="23"/>
          <w:szCs w:val="23"/>
        </w:rPr>
      </w:pPr>
      <w:r>
        <w:rPr>
          <w:color w:val="000000"/>
          <w:sz w:val="23"/>
          <w:szCs w:val="23"/>
        </w:rPr>
        <w:t xml:space="preserve">Ist der Benutzer mit seiner Noteneingabe zufrieden, werden durch einen Klick auf </w:t>
      </w:r>
      <w:r w:rsidRPr="003A7069">
        <w:rPr>
          <w:i/>
          <w:color w:val="000000"/>
          <w:sz w:val="23"/>
          <w:szCs w:val="23"/>
        </w:rPr>
        <w:t>SEARCH</w:t>
      </w:r>
      <w:r>
        <w:rPr>
          <w:color w:val="000000"/>
          <w:sz w:val="23"/>
          <w:szCs w:val="23"/>
        </w:rPr>
        <w:t xml:space="preserve"> alle hochgeladenen Musikstücke nach dem erstellten Pattern durchsucht. </w:t>
      </w:r>
      <w:ins w:id="100" w:author="Lukas Lamm" w:date="2015-04-01T20:29:00Z">
        <w:r w:rsidR="001D0F19">
          <w:rPr>
            <w:color w:val="000000"/>
            <w:sz w:val="23"/>
            <w:szCs w:val="23"/>
          </w:rPr>
          <w:fldChar w:fldCharType="begin"/>
        </w:r>
        <w:r w:rsidR="001D0F19">
          <w:rPr>
            <w:color w:val="000000"/>
            <w:sz w:val="23"/>
            <w:szCs w:val="23"/>
          </w:rPr>
          <w:instrText xml:space="preserve"> REF _Ref415683485 \h </w:instrText>
        </w:r>
        <w:r w:rsidR="001D0F19">
          <w:rPr>
            <w:color w:val="000000"/>
            <w:sz w:val="23"/>
            <w:szCs w:val="23"/>
          </w:rPr>
        </w:r>
      </w:ins>
      <w:r w:rsidR="001D0F19">
        <w:rPr>
          <w:color w:val="000000"/>
          <w:sz w:val="23"/>
          <w:szCs w:val="23"/>
        </w:rPr>
        <w:fldChar w:fldCharType="separate"/>
      </w:r>
      <w:ins w:id="101" w:author="Lukas Lamm" w:date="2015-04-01T20:29:00Z">
        <w:r w:rsidR="001D0F19">
          <w:t xml:space="preserve">Abbildung </w:t>
        </w:r>
        <w:r w:rsidR="001D0F19">
          <w:rPr>
            <w:noProof/>
          </w:rPr>
          <w:t>6</w:t>
        </w:r>
        <w:r w:rsidR="001D0F19">
          <w:rPr>
            <w:color w:val="000000"/>
            <w:sz w:val="23"/>
            <w:szCs w:val="23"/>
          </w:rPr>
          <w:fldChar w:fldCharType="end"/>
        </w:r>
        <w:r w:rsidR="001D0F19">
          <w:rPr>
            <w:color w:val="000000"/>
            <w:sz w:val="23"/>
            <w:szCs w:val="23"/>
          </w:rPr>
          <w:t xml:space="preserve"> </w:t>
        </w:r>
      </w:ins>
      <w:del w:id="102" w:author="Lukas Lamm" w:date="2015-04-01T20:29:00Z">
        <w:r w:rsidDel="001D0F19">
          <w:rPr>
            <w:color w:val="000000"/>
            <w:sz w:val="23"/>
            <w:szCs w:val="23"/>
          </w:rPr>
          <w:delText xml:space="preserve">Abbildung </w:delText>
        </w:r>
        <w:r w:rsidR="004F3306" w:rsidDel="001D0F19">
          <w:rPr>
            <w:color w:val="FF0000"/>
            <w:sz w:val="23"/>
            <w:szCs w:val="23"/>
          </w:rPr>
          <w:delText>6</w:delText>
        </w:r>
        <w:r w:rsidDel="001D0F19">
          <w:rPr>
            <w:color w:val="FF0000"/>
            <w:sz w:val="23"/>
            <w:szCs w:val="23"/>
          </w:rPr>
          <w:delText xml:space="preserve"> </w:delText>
        </w:r>
      </w:del>
      <w:r>
        <w:rPr>
          <w:color w:val="000000"/>
          <w:sz w:val="23"/>
          <w:szCs w:val="23"/>
        </w:rPr>
        <w:t xml:space="preserve">zeigt die Ergebnisseite der Suche. Hier wird im oberen Bereich das gesuchte Pattern noch einmal dargestellt und darunter die Musikstücke, welche das Pattern enthalten, samt jeweiliger Häufigkeit der Treffer. </w:t>
      </w:r>
    </w:p>
    <w:p w14:paraId="58C42C90" w14:textId="77777777" w:rsidR="00F373DC" w:rsidRDefault="00F373DC" w:rsidP="005364B4">
      <w:pPr>
        <w:pStyle w:val="Abbildung"/>
        <w:pPrChange w:id="103" w:author="Lukas Lamm" w:date="2015-04-01T20:29:00Z">
          <w:pPr>
            <w:pStyle w:val="Folgeabsatz"/>
            <w:keepNext/>
            <w:ind w:firstLine="0"/>
            <w:jc w:val="center"/>
          </w:pPr>
        </w:pPrChange>
      </w:pPr>
      <w:r>
        <w:rPr>
          <w:lang w:eastAsia="de-DE"/>
        </w:rPr>
        <w:drawing>
          <wp:inline distT="0" distB="0" distL="0" distR="0" wp14:anchorId="32A567D0" wp14:editId="1D734B3F">
            <wp:extent cx="5399405" cy="2615337"/>
            <wp:effectExtent l="0" t="0" r="0" b="0"/>
            <wp:docPr id="3" name="Grafik 3" descr="result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_lis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9405" cy="2615337"/>
                    </a:xfrm>
                    <a:prstGeom prst="rect">
                      <a:avLst/>
                    </a:prstGeom>
                    <a:noFill/>
                    <a:ln>
                      <a:noFill/>
                    </a:ln>
                  </pic:spPr>
                </pic:pic>
              </a:graphicData>
            </a:graphic>
          </wp:inline>
        </w:drawing>
      </w:r>
    </w:p>
    <w:p w14:paraId="5BCD41C0" w14:textId="36C7ABE2" w:rsidR="00F373DC" w:rsidRPr="00F373DC" w:rsidRDefault="00F373DC" w:rsidP="00753532">
      <w:pPr>
        <w:pStyle w:val="Beschriftung"/>
        <w:ind w:left="1416" w:firstLine="708"/>
        <w:jc w:val="both"/>
      </w:pPr>
      <w:bookmarkStart w:id="104" w:name="_Toc415567342"/>
      <w:bookmarkStart w:id="105" w:name="_Ref415683485"/>
      <w:r>
        <w:t xml:space="preserve">Abbildung </w:t>
      </w:r>
      <w:r w:rsidR="00BF50A7">
        <w:fldChar w:fldCharType="begin"/>
      </w:r>
      <w:r w:rsidR="00BF50A7">
        <w:instrText xml:space="preserve"> SEQ Abbildung \* ARABIC </w:instrText>
      </w:r>
      <w:r w:rsidR="00BF50A7">
        <w:fldChar w:fldCharType="separate"/>
      </w:r>
      <w:r w:rsidR="001229E9">
        <w:rPr>
          <w:noProof/>
        </w:rPr>
        <w:t>6</w:t>
      </w:r>
      <w:r w:rsidR="00BF50A7">
        <w:rPr>
          <w:noProof/>
        </w:rPr>
        <w:fldChar w:fldCharType="end"/>
      </w:r>
      <w:bookmarkEnd w:id="105"/>
      <w:r>
        <w:t>: Searchresult (Screenshot)</w:t>
      </w:r>
      <w:bookmarkEnd w:id="104"/>
    </w:p>
    <w:p w14:paraId="537D1B1D" w14:textId="77777777" w:rsidR="00AC0E95" w:rsidRDefault="000D5378" w:rsidP="00AC0E95">
      <w:pPr>
        <w:rPr>
          <w:ins w:id="106" w:author="Lukas Lamm" w:date="2015-04-01T21:16:00Z"/>
        </w:rPr>
        <w:pPrChange w:id="107" w:author="Lukas Lamm" w:date="2015-04-01T21:15:00Z">
          <w:pPr>
            <w:pStyle w:val="Abbildung"/>
          </w:pPr>
        </w:pPrChange>
      </w:pPr>
      <w:r>
        <w:t xml:space="preserve">Klickt der User auf einen Treffer, so wird eine Detailansicht aufgerufen, wie in </w:t>
      </w:r>
      <w:ins w:id="108" w:author="Lukas Lamm" w:date="2015-04-01T20:30:00Z">
        <w:r w:rsidR="005364B4">
          <w:fldChar w:fldCharType="begin"/>
        </w:r>
        <w:r w:rsidR="005364B4">
          <w:instrText xml:space="preserve"> REF _Ref415683535 \h </w:instrText>
        </w:r>
      </w:ins>
      <w:r w:rsidR="005364B4">
        <w:fldChar w:fldCharType="separate"/>
      </w:r>
      <w:ins w:id="109" w:author="Lukas Lamm" w:date="2015-04-01T20:30:00Z">
        <w:r w:rsidR="005364B4">
          <w:t xml:space="preserve">Abbildung </w:t>
        </w:r>
        <w:r w:rsidR="005364B4">
          <w:rPr>
            <w:noProof/>
          </w:rPr>
          <w:t>7</w:t>
        </w:r>
        <w:r w:rsidR="005364B4">
          <w:fldChar w:fldCharType="end"/>
        </w:r>
      </w:ins>
      <w:ins w:id="110" w:author="Lukas Lamm" w:date="2015-04-01T20:29:00Z">
        <w:r w:rsidR="005364B4">
          <w:t xml:space="preserve"> </w:t>
        </w:r>
      </w:ins>
      <w:del w:id="111" w:author="Lukas Lamm" w:date="2015-04-01T20:29:00Z">
        <w:r w:rsidDel="005364B4">
          <w:delText xml:space="preserve">Abbildung </w:delText>
        </w:r>
        <w:r w:rsidR="004F3306" w:rsidDel="005364B4">
          <w:rPr>
            <w:color w:val="FF0000"/>
          </w:rPr>
          <w:delText>7</w:delText>
        </w:r>
        <w:r w:rsidR="008A446B" w:rsidDel="005364B4">
          <w:rPr>
            <w:color w:val="FF0000"/>
          </w:rPr>
          <w:delText xml:space="preserve"> </w:delText>
        </w:r>
      </w:del>
      <w:r>
        <w:t>zu erkennen ist. Hier werden neben dem Titel des Stücks die jeweiligen Trefferstellen in einem</w:t>
      </w:r>
      <w:ins w:id="112" w:author="Lukas Lamm" w:date="2015-04-01T21:15:00Z">
        <w:r w:rsidR="00AC0E95">
          <w:t xml:space="preserve"> </w:t>
        </w:r>
      </w:ins>
      <w:del w:id="113" w:author="Lukas Lamm" w:date="2015-04-01T21:15:00Z">
        <w:r w:rsidDel="00AC0E95">
          <w:delText xml:space="preserve"> </w:delText>
        </w:r>
      </w:del>
      <w:r>
        <w:t>Carousel dargestellt und farblich hervorgehoben.</w:t>
      </w:r>
      <w:ins w:id="114" w:author="Lukas Lamm" w:date="2015-04-01T20:43:00Z">
        <w:r w:rsidR="00824753">
          <w:t xml:space="preserve"> Die dazu benötigte Komponente zur Generierung von Partituren aus MusicXML-Daten soll im </w:t>
        </w:r>
      </w:ins>
      <w:ins w:id="115" w:author="Lukas Lamm" w:date="2015-04-01T20:44:00Z">
        <w:r w:rsidR="00824753">
          <w:t>Folgenden</w:t>
        </w:r>
      </w:ins>
      <w:ins w:id="116" w:author="Lukas Lamm" w:date="2015-04-01T20:43:00Z">
        <w:r w:rsidR="00824753">
          <w:t xml:space="preserve"> grob skizziert werden.</w:t>
        </w:r>
      </w:ins>
    </w:p>
    <w:p w14:paraId="2E51F216" w14:textId="37082FD7" w:rsidR="00AC0E95" w:rsidRPr="00AC0E95" w:rsidRDefault="00AC0E95" w:rsidP="00AC0E95">
      <w:pPr>
        <w:pStyle w:val="Folgeabsatz"/>
        <w:rPr>
          <w:ins w:id="117" w:author="Lukas Lamm" w:date="2015-04-01T21:15:00Z"/>
        </w:rPr>
        <w:pPrChange w:id="118" w:author="Lukas Lamm" w:date="2015-04-01T21:16:00Z">
          <w:pPr>
            <w:pStyle w:val="Abbildung"/>
          </w:pPr>
        </w:pPrChange>
      </w:pPr>
      <w:ins w:id="119" w:author="Lukas Lamm" w:date="2015-04-01T21:16:00Z">
        <w:r>
          <w:t xml:space="preserve">Die vom </w:t>
        </w:r>
        <w:proofErr w:type="spellStart"/>
        <w:r>
          <w:rPr>
            <w:i/>
          </w:rPr>
          <w:t>PatternController</w:t>
        </w:r>
        <w:proofErr w:type="spellEnd"/>
        <w:r>
          <w:rPr>
            <w:i/>
          </w:rPr>
          <w:t xml:space="preserve"> </w:t>
        </w:r>
        <w:r>
          <w:t xml:space="preserve">erhaltenen Suchergebnisse geben an, in welchem XML-Dokument Treffer gefunden wurden und bieten Aufschluss über </w:t>
        </w:r>
      </w:ins>
      <w:ins w:id="120" w:author="Lukas Lamm" w:date="2015-04-01T21:17:00Z">
        <w:r>
          <w:t>den Index der Start- und Endnote, sowie darüber, in welchem Part und in welcher Stimme sich das Ergebnis befindet.</w:t>
        </w:r>
      </w:ins>
      <w:ins w:id="121" w:author="Lukas Lamm" w:date="2015-04-01T21:18:00Z">
        <w:r>
          <w:t xml:space="preserve"> Diese Objekte werden zunächst an den View </w:t>
        </w:r>
        <w:proofErr w:type="spellStart"/>
        <w:r>
          <w:rPr>
            <w:i/>
          </w:rPr>
          <w:t>ResultDetail</w:t>
        </w:r>
        <w:proofErr w:type="spellEnd"/>
        <w:r>
          <w:rPr>
            <w:i/>
          </w:rPr>
          <w:t xml:space="preserve"> </w:t>
        </w:r>
        <w:r>
          <w:t xml:space="preserve">weitergegeben. Aus Performancegründen werden von dort aus für jedes Element im oben genannten </w:t>
        </w:r>
        <w:proofErr w:type="spellStart"/>
        <w:r>
          <w:t>Carousel</w:t>
        </w:r>
        <w:proofErr w:type="spellEnd"/>
        <w:r>
          <w:t xml:space="preserve"> nacheinander die Ausschnitte der Partitur nachgeladen. </w:t>
        </w:r>
      </w:ins>
      <w:ins w:id="122" w:author="Lukas Lamm" w:date="2015-04-01T21:19:00Z">
        <w:r>
          <w:t xml:space="preserve">Im </w:t>
        </w:r>
        <w:proofErr w:type="spellStart"/>
        <w:r>
          <w:rPr>
            <w:i/>
          </w:rPr>
          <w:t>ResultController</w:t>
        </w:r>
        <w:proofErr w:type="spellEnd"/>
        <w:r>
          <w:rPr>
            <w:i/>
          </w:rPr>
          <w:t xml:space="preserve"> </w:t>
        </w:r>
        <w:r>
          <w:t xml:space="preserve">werden dazu mithilfe der PHP-Implementierung von </w:t>
        </w:r>
      </w:ins>
      <w:proofErr w:type="spellStart"/>
      <w:ins w:id="123" w:author="Lukas Lamm" w:date="2015-04-01T21:20:00Z">
        <w:r>
          <w:rPr>
            <w:i/>
          </w:rPr>
          <w:t>DOMDocument</w:t>
        </w:r>
      </w:ins>
      <w:proofErr w:type="spellEnd"/>
      <w:ins w:id="124" w:author="Lukas Lamm" w:date="2015-04-01T21:21:00Z">
        <w:r w:rsidRPr="00AC0E95">
          <w:rPr>
            <w:rStyle w:val="Funotenzeichen"/>
            <w:rPrChange w:id="125" w:author="Lukas Lamm" w:date="2015-04-01T21:21:00Z">
              <w:rPr>
                <w:rStyle w:val="Funotenzeichen"/>
                <w:i/>
              </w:rPr>
            </w:rPrChange>
          </w:rPr>
          <w:footnoteReference w:id="11"/>
        </w:r>
      </w:ins>
      <w:ins w:id="128" w:author="Lukas Lamm" w:date="2015-04-01T21:22:00Z">
        <w:r>
          <w:rPr>
            <w:i/>
          </w:rPr>
          <w:t xml:space="preserve"> </w:t>
        </w:r>
      </w:ins>
      <w:ins w:id="129" w:author="Lukas Lamm" w:date="2015-04-01T21:21:00Z">
        <w:r w:rsidRPr="00AC0E95">
          <w:rPr>
            <w:rPrChange w:id="130" w:author="Lukas Lamm" w:date="2015-04-01T21:21:00Z">
              <w:rPr>
                <w:i/>
              </w:rPr>
            </w:rPrChange>
          </w:rPr>
          <w:t>und</w:t>
        </w:r>
        <w:r>
          <w:t xml:space="preserve"> </w:t>
        </w:r>
        <w:proofErr w:type="spellStart"/>
        <w:r w:rsidRPr="00AC0E95">
          <w:rPr>
            <w:i/>
            <w:rPrChange w:id="131" w:author="Lukas Lamm" w:date="2015-04-01T21:22:00Z">
              <w:rPr/>
            </w:rPrChange>
          </w:rPr>
          <w:t>DOMXPath</w:t>
        </w:r>
      </w:ins>
      <w:proofErr w:type="spellEnd"/>
      <w:ins w:id="132" w:author="Lukas Lamm" w:date="2015-04-01T21:22:00Z">
        <w:r w:rsidRPr="00AC0E95">
          <w:rPr>
            <w:rStyle w:val="Funotenzeichen"/>
            <w:rPrChange w:id="133" w:author="Lukas Lamm" w:date="2015-04-01T21:22:00Z">
              <w:rPr>
                <w:rStyle w:val="Funotenzeichen"/>
                <w:i/>
              </w:rPr>
            </w:rPrChange>
          </w:rPr>
          <w:footnoteReference w:id="12"/>
        </w:r>
        <w:r w:rsidRPr="00AC0E95">
          <w:rPr>
            <w:rPrChange w:id="135" w:author="Lukas Lamm" w:date="2015-04-01T21:22:00Z">
              <w:rPr>
                <w:i/>
              </w:rPr>
            </w:rPrChange>
          </w:rPr>
          <w:t xml:space="preserve"> die </w:t>
        </w:r>
        <w:r>
          <w:t>jeweiligen Abschnitte extrahiert und das gefundene Pattern farbig markiert.</w:t>
        </w:r>
      </w:ins>
      <w:ins w:id="136" w:author="Lukas Lamm" w:date="2015-04-01T21:23:00Z">
        <w:r>
          <w:t xml:space="preserve"> Dabei besteht die Komplexität darin, dass im Grunde alle möglichen XML-Elemente des </w:t>
        </w:r>
        <w:proofErr w:type="spellStart"/>
        <w:r>
          <w:t>MusicXML</w:t>
        </w:r>
        <w:proofErr w:type="spellEnd"/>
        <w:r>
          <w:t xml:space="preserve">-Dokuments richtig interpretiert werden müssen, um </w:t>
        </w:r>
        <w:r>
          <w:lastRenderedPageBreak/>
          <w:t xml:space="preserve">ein Ausgabeobjekt zu erhalten, </w:t>
        </w:r>
      </w:ins>
      <w:ins w:id="137" w:author="Lukas Lamm" w:date="2015-04-01T21:25:00Z">
        <w:r>
          <w:t>das</w:t>
        </w:r>
      </w:ins>
      <w:ins w:id="138" w:author="Lukas Lamm" w:date="2015-04-01T21:23:00Z">
        <w:r>
          <w:t xml:space="preserve"> die Ausgabe der Noten mit der </w:t>
        </w:r>
        <w:proofErr w:type="spellStart"/>
        <w:r>
          <w:t>Javascript</w:t>
        </w:r>
        <w:proofErr w:type="spellEnd"/>
        <w:r>
          <w:t xml:space="preserve">-Rendering-Bibliothek ermöglicht. </w:t>
        </w:r>
      </w:ins>
      <w:ins w:id="139" w:author="Lukas Lamm" w:date="2015-04-01T21:25:00Z">
        <w:r>
          <w:t>Im Rahmen dieses Projekts beschränkte sich dies jedoch auf die wichtigsten Elemente zur Darstellung un</w:t>
        </w:r>
        <w:r w:rsidR="00613EA9">
          <w:t>terschiedlichster Notenlängen, Tonhöhen und rhythmischer Besonderheiten.</w:t>
        </w:r>
      </w:ins>
      <w:ins w:id="140" w:author="Lukas Lamm" w:date="2015-04-01T21:26:00Z">
        <w:r w:rsidR="00613EA9">
          <w:t xml:space="preserve"> Einige Spezialfälle mussten aus Zeitgründen leider Entfallen, wodurch das </w:t>
        </w:r>
      </w:ins>
      <w:ins w:id="141" w:author="Lukas Lamm" w:date="2015-04-01T21:27:00Z">
        <w:r w:rsidR="00613EA9">
          <w:t>Ergebnis aber lediglich geringfügig beeinflusst wird.</w:t>
        </w:r>
      </w:ins>
    </w:p>
    <w:p w14:paraId="64ECA184" w14:textId="018609FF" w:rsidR="001229E9" w:rsidRDefault="001229E9" w:rsidP="00AC0E95">
      <w:pPr>
        <w:rPr>
          <w:ins w:id="142" w:author="Lukas Lamm" w:date="2015-04-01T21:15:00Z"/>
        </w:rPr>
        <w:pPrChange w:id="143" w:author="Lukas Lamm" w:date="2015-04-01T21:15:00Z">
          <w:pPr>
            <w:pStyle w:val="Abbildung"/>
          </w:pPr>
        </w:pPrChange>
      </w:pPr>
      <w:ins w:id="144" w:author="Lukas Lamm" w:date="2015-04-01T21:14:00Z">
        <w:r>
          <w:pict w14:anchorId="417FDF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406.95pt">
              <v:imagedata r:id="rId19" o:title="result_extraction"/>
            </v:shape>
          </w:pict>
        </w:r>
      </w:ins>
    </w:p>
    <w:p w14:paraId="49D0E30A" w14:textId="58AB6AD6" w:rsidR="00824753" w:rsidRDefault="001229E9" w:rsidP="001229E9">
      <w:pPr>
        <w:pStyle w:val="Beschriftung"/>
        <w:rPr>
          <w:ins w:id="145" w:author="Lukas Lamm" w:date="2015-04-01T20:44:00Z"/>
        </w:rPr>
        <w:pPrChange w:id="146" w:author="Lukas Lamm" w:date="2015-04-01T21:15:00Z">
          <w:pPr>
            <w:pStyle w:val="Folgeabsatz"/>
            <w:ind w:firstLine="0"/>
          </w:pPr>
        </w:pPrChange>
      </w:pPr>
      <w:ins w:id="147" w:author="Lukas Lamm" w:date="2015-04-01T21:15:00Z">
        <w:r>
          <w:t xml:space="preserve">Abbildung </w:t>
        </w:r>
        <w:r>
          <w:fldChar w:fldCharType="begin"/>
        </w:r>
        <w:r>
          <w:instrText xml:space="preserve"> SEQ Abbildung \* ARABIC </w:instrText>
        </w:r>
      </w:ins>
      <w:r>
        <w:fldChar w:fldCharType="separate"/>
      </w:r>
      <w:ins w:id="148" w:author="Lukas Lamm" w:date="2015-04-01T21:15:00Z">
        <w:r>
          <w:rPr>
            <w:noProof/>
          </w:rPr>
          <w:t>7</w:t>
        </w:r>
        <w:r>
          <w:fldChar w:fldCharType="end"/>
        </w:r>
        <w:r>
          <w:t xml:space="preserve">: Generierung von </w:t>
        </w:r>
        <w:proofErr w:type="spellStart"/>
        <w:r>
          <w:t>Ergebnisauschnitten</w:t>
        </w:r>
      </w:ins>
      <w:proofErr w:type="spellEnd"/>
      <w:del w:id="149" w:author="Lukas Lamm" w:date="2015-04-01T20:44:00Z">
        <w:r w:rsidR="000D5378" w:rsidDel="00824753">
          <w:delText xml:space="preserve"> </w:delText>
        </w:r>
      </w:del>
    </w:p>
    <w:p w14:paraId="2B7A87D7" w14:textId="6DA2CFA5" w:rsidR="000D5378" w:rsidRDefault="000D5378" w:rsidP="001229E9">
      <w:pPr>
        <w:pPrChange w:id="150" w:author="Lukas Lamm" w:date="2015-04-01T21:15:00Z">
          <w:pPr>
            <w:pStyle w:val="Folgeabsatz"/>
            <w:ind w:firstLine="0"/>
          </w:pPr>
        </w:pPrChange>
      </w:pPr>
      <w:r>
        <w:t>Mit Hilfe der Pfeile kann zwischen den Treffern hin und her gewechselt werden. Informationen, in welcher Stimme und in welchem Takt das Pattern gefunden wurde, werden</w:t>
      </w:r>
      <w:r w:rsidR="008A446B">
        <w:t xml:space="preserve"> ebenfalls</w:t>
      </w:r>
      <w:r>
        <w:t xml:space="preserve"> dargestellt. Ein Klick auf </w:t>
      </w:r>
      <w:r w:rsidRPr="003A7069">
        <w:rPr>
          <w:i/>
        </w:rPr>
        <w:t>PLAY</w:t>
      </w:r>
      <w:r>
        <w:t xml:space="preserve"> spielt einen Auszug, der das Pattern enthält, ab. Der Nutzer hat außerdem die Möglichkeit, alle visualisierten Treffer als PDF-Dokument zu exportieren, was mit einem Klick auf den Button </w:t>
      </w:r>
      <w:r w:rsidRPr="003A7069">
        <w:rPr>
          <w:i/>
        </w:rPr>
        <w:t>EXPORT</w:t>
      </w:r>
      <w:r>
        <w:t xml:space="preserve"> </w:t>
      </w:r>
      <w:r w:rsidRPr="003A7069">
        <w:rPr>
          <w:i/>
        </w:rPr>
        <w:t>AS</w:t>
      </w:r>
      <w:r>
        <w:t xml:space="preserve"> </w:t>
      </w:r>
      <w:r w:rsidRPr="003A7069">
        <w:rPr>
          <w:i/>
        </w:rPr>
        <w:t>PDF</w:t>
      </w:r>
      <w:r>
        <w:t xml:space="preserve"> erreicht werden kann. </w:t>
      </w:r>
    </w:p>
    <w:p w14:paraId="0EFB1805" w14:textId="77777777" w:rsidR="00F373DC" w:rsidRDefault="00F373DC" w:rsidP="005364B4">
      <w:pPr>
        <w:pStyle w:val="Abbildung"/>
        <w:pPrChange w:id="151" w:author="Lukas Lamm" w:date="2015-04-01T20:30:00Z">
          <w:pPr>
            <w:pStyle w:val="Folgeabsatz"/>
            <w:keepNext/>
            <w:ind w:firstLine="0"/>
            <w:jc w:val="center"/>
          </w:pPr>
        </w:pPrChange>
      </w:pPr>
      <w:commentRangeStart w:id="152"/>
      <w:r>
        <w:rPr>
          <w:lang w:eastAsia="de-DE"/>
        </w:rPr>
        <w:lastRenderedPageBreak/>
        <w:drawing>
          <wp:inline distT="0" distB="0" distL="0" distR="0" wp14:anchorId="6037256A" wp14:editId="14A66BD9">
            <wp:extent cx="5399405" cy="3798881"/>
            <wp:effectExtent l="0" t="0" r="0" b="0"/>
            <wp:docPr id="1" name="Grafik 1"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9405" cy="3798881"/>
                    </a:xfrm>
                    <a:prstGeom prst="rect">
                      <a:avLst/>
                    </a:prstGeom>
                    <a:noFill/>
                    <a:ln>
                      <a:noFill/>
                    </a:ln>
                  </pic:spPr>
                </pic:pic>
              </a:graphicData>
            </a:graphic>
          </wp:inline>
        </w:drawing>
      </w:r>
      <w:commentRangeEnd w:id="152"/>
      <w:r w:rsidR="00613EA9">
        <w:rPr>
          <w:rStyle w:val="Kommentarzeichen"/>
          <w:noProof w:val="0"/>
        </w:rPr>
        <w:commentReference w:id="152"/>
      </w:r>
    </w:p>
    <w:p w14:paraId="6FDDCE2C" w14:textId="08800A2B" w:rsidR="00F373DC" w:rsidRDefault="00F373DC" w:rsidP="000349BC">
      <w:pPr>
        <w:pStyle w:val="Beschriftung"/>
        <w:ind w:left="2124"/>
        <w:jc w:val="both"/>
      </w:pPr>
      <w:bookmarkStart w:id="154" w:name="_Toc415567343"/>
      <w:bookmarkStart w:id="155" w:name="_Ref415683535"/>
      <w:r>
        <w:t xml:space="preserve">Abbildung </w:t>
      </w:r>
      <w:r w:rsidR="00BF50A7">
        <w:fldChar w:fldCharType="begin"/>
      </w:r>
      <w:r w:rsidR="00BF50A7">
        <w:instrText xml:space="preserve"> SEQ Abbildung \* ARABIC </w:instrText>
      </w:r>
      <w:r w:rsidR="00BF50A7">
        <w:fldChar w:fldCharType="separate"/>
      </w:r>
      <w:ins w:id="156" w:author="Lukas Lamm" w:date="2015-04-01T21:15:00Z">
        <w:r w:rsidR="001229E9">
          <w:rPr>
            <w:noProof/>
          </w:rPr>
          <w:t>8</w:t>
        </w:r>
      </w:ins>
      <w:del w:id="157" w:author="Lukas Lamm" w:date="2015-04-01T21:15:00Z">
        <w:r w:rsidR="00AA23ED" w:rsidDel="001229E9">
          <w:rPr>
            <w:noProof/>
          </w:rPr>
          <w:delText>7</w:delText>
        </w:r>
      </w:del>
      <w:r w:rsidR="00BF50A7">
        <w:rPr>
          <w:noProof/>
        </w:rPr>
        <w:fldChar w:fldCharType="end"/>
      </w:r>
      <w:bookmarkEnd w:id="155"/>
      <w:r>
        <w:t>: Searchresult Details (Screenshot)</w:t>
      </w:r>
      <w:bookmarkEnd w:id="154"/>
    </w:p>
    <w:p w14:paraId="1D6B6303" w14:textId="484957D3" w:rsidR="008A446B" w:rsidRPr="008A446B" w:rsidDel="005364B4" w:rsidRDefault="008A446B" w:rsidP="004451A7">
      <w:pPr>
        <w:pStyle w:val="Folgeabsatz"/>
        <w:ind w:firstLine="0"/>
        <w:rPr>
          <w:del w:id="158" w:author="Lukas Lamm" w:date="2015-04-01T20:30:00Z"/>
        </w:rPr>
      </w:pPr>
    </w:p>
    <w:p w14:paraId="77C3A86A" w14:textId="7D5B79F0" w:rsidR="00516BC3" w:rsidRDefault="00286AD8" w:rsidP="00516BC3">
      <w:pPr>
        <w:pStyle w:val="berschrift1"/>
      </w:pPr>
      <w:bookmarkStart w:id="159" w:name="_Toc415567330"/>
      <w:r>
        <w:t>Architektur und Implementierung</w:t>
      </w:r>
      <w:bookmarkEnd w:id="159"/>
    </w:p>
    <w:p w14:paraId="2F76D87A" w14:textId="7AE1FF14" w:rsidR="00286AD8" w:rsidRDefault="00286AD8" w:rsidP="00286AD8">
      <w:pPr>
        <w:pStyle w:val="berschrift2"/>
      </w:pPr>
      <w:bookmarkStart w:id="160" w:name="_Toc415567331"/>
      <w:r>
        <w:t>Projektablauf</w:t>
      </w:r>
      <w:bookmarkEnd w:id="160"/>
    </w:p>
    <w:p w14:paraId="2CC5E3C4" w14:textId="32F2979C" w:rsidR="00050CB5" w:rsidRDefault="00050CB5" w:rsidP="00050CB5">
      <w:r>
        <w:t xml:space="preserve">Die Projektanforderungen wurden zunächst in Form von </w:t>
      </w:r>
      <w:r w:rsidR="004F3306">
        <w:t xml:space="preserve">User Stories erfasst, welche in </w:t>
      </w:r>
      <w:ins w:id="161" w:author="Lukas Lamm" w:date="2015-04-01T20:31:00Z">
        <w:r w:rsidR="005364B4">
          <w:fldChar w:fldCharType="begin"/>
        </w:r>
        <w:r w:rsidR="005364B4">
          <w:instrText xml:space="preserve"> REF _Ref415683610 \h </w:instrText>
        </w:r>
      </w:ins>
      <w:r w:rsidR="005364B4">
        <w:fldChar w:fldCharType="separate"/>
      </w:r>
      <w:ins w:id="162" w:author="Lukas Lamm" w:date="2015-04-01T20:31:00Z">
        <w:r w:rsidR="005364B4">
          <w:t>Anhang A User Stories</w:t>
        </w:r>
        <w:r w:rsidR="005364B4">
          <w:fldChar w:fldCharType="end"/>
        </w:r>
      </w:ins>
      <w:del w:id="163" w:author="Lukas Lamm" w:date="2015-04-01T20:30:00Z">
        <w:r w:rsidDel="005364B4">
          <w:delText xml:space="preserve">Anhang </w:delText>
        </w:r>
        <w:r w:rsidR="004F3306" w:rsidDel="005364B4">
          <w:delText>A</w:delText>
        </w:r>
      </w:del>
      <w:r>
        <w:t xml:space="preserve"> einzusehen sind. Um den Projektablauf zu organisieren, wurde das Issue-System von Github benutzt. Hierbei repräsentierten die Meilensteine jeweils eine User Story. Diesen wurden anschließend kleinere Teilaufgaben, die Issues, zugewiesen. Eine zusätzliche Erweiterung für Google Chrome namens ZenHub</w:t>
      </w:r>
      <w:r>
        <w:rPr>
          <w:rStyle w:val="Funotenzeichen"/>
        </w:rPr>
        <w:footnoteReference w:id="13"/>
      </w:r>
      <w:r>
        <w:t xml:space="preserve"> erlaubte die Anordnung der Issues in Form eines Boards mit verschiedenen Pipelines. Das verwendete Board wurde, angelehnt an das Projektm</w:t>
      </w:r>
      <w:r w:rsidR="008A446B">
        <w:t xml:space="preserve">anagement-Framework Kanban, in „Backlog“, „Nice to have“, „To-Do“, „In Progress“ und „Closed“ </w:t>
      </w:r>
      <w:r>
        <w:t xml:space="preserve"> unterteilt. </w:t>
      </w:r>
    </w:p>
    <w:p w14:paraId="3A05779D" w14:textId="292463EC" w:rsidR="00286AD8" w:rsidRPr="00286AD8" w:rsidRDefault="00050CB5" w:rsidP="00C476F8">
      <w:pPr>
        <w:pStyle w:val="Folgeabsatz"/>
      </w:pPr>
      <w:r>
        <w:t xml:space="preserve">Zu Beginn des Projekts konnten die Zuständigkeiten relativ klar aufgeteilt werden. Während Lukas Lamm für die Implementierung des verwendeten </w:t>
      </w:r>
      <w:ins w:id="164" w:author="Lukas Lamm" w:date="2015-04-01T20:35:00Z">
        <w:r w:rsidR="000B3647">
          <w:t>Web-</w:t>
        </w:r>
      </w:ins>
      <w:r>
        <w:t xml:space="preserve">Frameworks </w:t>
      </w:r>
      <w:del w:id="165" w:author="Lukas Lamm" w:date="2015-04-01T20:35:00Z">
        <w:r w:rsidDel="000B3647">
          <w:delText xml:space="preserve">Laravel </w:delText>
        </w:r>
      </w:del>
      <w:r>
        <w:t>und die daran gebundene Datenbankarchitektur zuständig war, kümmerte sich Tobias Semmelmann um die Frontend-Seite des Systems</w:t>
      </w:r>
      <w:ins w:id="166" w:author="Lukas Lamm" w:date="2015-04-01T20:34:00Z">
        <w:r w:rsidR="000B3647">
          <w:t xml:space="preserve"> und dabei unter anderem um die grafische Aufbereitung der Ana</w:t>
        </w:r>
        <w:r w:rsidR="000B3647">
          <w:lastRenderedPageBreak/>
          <w:t>lyseergebnisse</w:t>
        </w:r>
      </w:ins>
      <w:r>
        <w:t>. David Lechler wurde mit der Traversierung, Analyse und Entwicklung der Suchalgorithmen für die MusicXML-Dateien betraut. Matthias Schneider kümmerte sich um die Eingabe der Suchpatterns</w:t>
      </w:r>
      <w:ins w:id="167" w:author="Lukas Lamm" w:date="2015-04-01T20:33:00Z">
        <w:r w:rsidR="005364B4">
          <w:t>, deren Visualisierung und Weitergabe an die Suchkomponente</w:t>
        </w:r>
      </w:ins>
      <w:r>
        <w:t>.</w:t>
      </w:r>
      <w:r w:rsidR="001203DD">
        <w:t xml:space="preserve"> </w:t>
      </w:r>
      <w:r>
        <w:t xml:space="preserve">In späteren Projektphasen verwischten die Grenzen der Zuständigkeiten immer häufiger. Dadurch </w:t>
      </w:r>
      <w:del w:id="168" w:author="Lukas Lamm" w:date="2015-04-01T20:32:00Z">
        <w:r w:rsidDel="005364B4">
          <w:delText xml:space="preserve">griff </w:delText>
        </w:r>
      </w:del>
      <w:ins w:id="169" w:author="Lukas Lamm" w:date="2015-04-01T20:33:00Z">
        <w:r w:rsidR="005364B4">
          <w:t>übernahm</w:t>
        </w:r>
      </w:ins>
      <w:ins w:id="170" w:author="Lukas Lamm" w:date="2015-04-01T20:32:00Z">
        <w:r w:rsidR="005364B4">
          <w:t xml:space="preserve"> </w:t>
        </w:r>
      </w:ins>
      <w:r>
        <w:t>Lukas Lamm auch</w:t>
      </w:r>
      <w:del w:id="171" w:author="Lukas Lamm" w:date="2015-04-01T20:33:00Z">
        <w:r w:rsidDel="005364B4">
          <w:delText xml:space="preserve"> </w:delText>
        </w:r>
        <w:r w:rsidR="00C476F8" w:rsidDel="005364B4">
          <w:delText>in</w:delText>
        </w:r>
      </w:del>
      <w:r w:rsidR="00C476F8">
        <w:t xml:space="preserve"> </w:t>
      </w:r>
      <w:r>
        <w:t>die Darstellung der Suchergebnis</w:t>
      </w:r>
      <w:ins w:id="172" w:author="Lukas Lamm" w:date="2015-04-01T20:34:00Z">
        <w:r w:rsidR="005364B4">
          <w:t>details</w:t>
        </w:r>
      </w:ins>
      <w:del w:id="173" w:author="Lukas Lamm" w:date="2015-04-01T20:34:00Z">
        <w:r w:rsidDel="005364B4">
          <w:delText>se</w:delText>
        </w:r>
      </w:del>
      <w:r>
        <w:t xml:space="preserve"> in Form von Takten und Noten </w:t>
      </w:r>
      <w:del w:id="174" w:author="Lukas Lamm" w:date="2015-04-01T20:33:00Z">
        <w:r w:rsidDel="005364B4">
          <w:delText xml:space="preserve">unterstützend ein </w:delText>
        </w:r>
      </w:del>
      <w:r>
        <w:t xml:space="preserve">und kümmerte sich um die beiden Export-Funktionen. David Lechler übernahm schließlich die Wiedergabe der Ergebnisse mit Midi.js. </w:t>
      </w:r>
    </w:p>
    <w:p w14:paraId="5F0B38F2" w14:textId="2B1FB09B" w:rsidR="00516BC3" w:rsidRDefault="00286AD8" w:rsidP="00516BC3">
      <w:pPr>
        <w:pStyle w:val="berschrift2"/>
      </w:pPr>
      <w:bookmarkStart w:id="175" w:name="_Toc415567332"/>
      <w:r>
        <w:t>Frameworks und Bibliotheken</w:t>
      </w:r>
      <w:bookmarkEnd w:id="175"/>
    </w:p>
    <w:p w14:paraId="585AB7C9" w14:textId="03B2420F" w:rsidR="00050CB5" w:rsidRDefault="00050CB5" w:rsidP="00050CB5">
      <w:r>
        <w:t>Als Grundlage der Anwendung wurde das PHP Framework Laravel</w:t>
      </w:r>
      <w:r w:rsidR="004D0C94">
        <w:rPr>
          <w:rStyle w:val="Funotenzeichen"/>
        </w:rPr>
        <w:footnoteReference w:id="14"/>
      </w:r>
      <w:r>
        <w:t xml:space="preserve"> in Version 4.2 verwendet, welches auf dem Model-View-Controller-Pattern basiert. Dieses bietet Möglichkeiten</w:t>
      </w:r>
      <w:r w:rsidR="00C476F8">
        <w:t>,</w:t>
      </w:r>
      <w:r>
        <w:t xml:space="preserve"> das Routing zwischen den einzelnen Controllern und Views zu handhaben, sowie die Gestaltung der Views durch Templates. Zudem konnte mit den in Laravel integrierten Models das Datenbankschema in SQL und die einfache Abfrage realisiert werden.</w:t>
      </w:r>
    </w:p>
    <w:p w14:paraId="24A541F1" w14:textId="44102897" w:rsidR="00286AD8" w:rsidDel="000B3647" w:rsidRDefault="00050CB5" w:rsidP="00C476F8">
      <w:pPr>
        <w:pStyle w:val="Folgeabsatz"/>
        <w:rPr>
          <w:del w:id="176" w:author="Lukas Lamm" w:date="2015-04-01T20:36:00Z"/>
        </w:rPr>
      </w:pPr>
      <w:r>
        <w:t>Zur Realisation interaktiver Funktionen und Vereinfachung von Javascript-C</w:t>
      </w:r>
      <w:r w:rsidR="00F373DC">
        <w:t>ode wurde das Framework jQuery</w:t>
      </w:r>
      <w:r w:rsidR="00F373DC">
        <w:rPr>
          <w:rStyle w:val="Funotenzeichen"/>
        </w:rPr>
        <w:footnoteReference w:id="15"/>
      </w:r>
      <w:r w:rsidR="00F373DC">
        <w:t xml:space="preserve"> </w:t>
      </w:r>
      <w:r>
        <w:t>verwendet. Zudem wird jQuery vom eingesetzten CSS-Framework Twitte</w:t>
      </w:r>
      <w:r w:rsidR="004D0C94">
        <w:t>r Bootstrap</w:t>
      </w:r>
      <w:r w:rsidR="004D0C94">
        <w:rPr>
          <w:rStyle w:val="Funotenzeichen"/>
        </w:rPr>
        <w:footnoteReference w:id="16"/>
      </w:r>
      <w:r>
        <w:t xml:space="preserve"> und weiteren hier genannten Bibliotheken benötigt. Um einen modernen Look im Material Design zu erzielen</w:t>
      </w:r>
      <w:r w:rsidR="00F202C9">
        <w:t>,</w:t>
      </w:r>
      <w:r>
        <w:t xml:space="preserve"> wurde zudem das Theme</w:t>
      </w:r>
      <w:r w:rsidR="004D0C94">
        <w:t xml:space="preserve"> Material Design for Bootstrap</w:t>
      </w:r>
      <w:r w:rsidR="004D0C94">
        <w:rPr>
          <w:rStyle w:val="Funotenzeichen"/>
        </w:rPr>
        <w:footnoteReference w:id="17"/>
      </w:r>
      <w:r>
        <w:t xml:space="preserve"> eingebunden. Die Darstellung der Graphen er</w:t>
      </w:r>
      <w:r w:rsidR="004D0C94">
        <w:t>folgt mit der Bibliothek D3.js</w:t>
      </w:r>
      <w:r w:rsidR="004D0C94">
        <w:rPr>
          <w:rStyle w:val="Funotenzeichen"/>
        </w:rPr>
        <w:footnoteReference w:id="18"/>
      </w:r>
      <w:r w:rsidR="004D0C94">
        <w:t xml:space="preserve">, </w:t>
      </w:r>
      <w:r>
        <w:t>die Ausgabe der Noten hing</w:t>
      </w:r>
      <w:r w:rsidR="004D0C94">
        <w:t>egen wird über die API Vexflow</w:t>
      </w:r>
      <w:r w:rsidR="004D0C94">
        <w:rPr>
          <w:rStyle w:val="Funotenzeichen"/>
        </w:rPr>
        <w:footnoteReference w:id="19"/>
      </w:r>
      <w:r w:rsidR="004D0C94">
        <w:t xml:space="preserve"> </w:t>
      </w:r>
      <w:r>
        <w:t>abgewickelt. Die Visualisierung von Statusnachrichten wird mit dem Plugin Typed.js</w:t>
      </w:r>
      <w:r w:rsidR="004D0C94">
        <w:rPr>
          <w:rStyle w:val="Funotenzeichen"/>
        </w:rPr>
        <w:footnoteReference w:id="20"/>
      </w:r>
      <w:r w:rsidR="004D0C94">
        <w:t xml:space="preserve"> </w:t>
      </w:r>
      <w:r>
        <w:t>animiert. Die Darstellung und Abwicklung von hochgeladenen Dateien erfolgt du</w:t>
      </w:r>
      <w:r w:rsidR="009A2659">
        <w:t>rch die Bibliothek Dropzone.js</w:t>
      </w:r>
      <w:r w:rsidR="009A2659">
        <w:rPr>
          <w:rStyle w:val="Funotenzeichen"/>
        </w:rPr>
        <w:footnoteReference w:id="21"/>
      </w:r>
      <w:r w:rsidR="009A2659">
        <w:t xml:space="preserve"> </w:t>
      </w:r>
      <w:r>
        <w:t>im Zusammenspiel mit dem Framework Laravel. Die Audioausgabe von eingegebenen Pattern zur Suche oder</w:t>
      </w:r>
      <w:r w:rsidR="00F202C9">
        <w:t xml:space="preserve"> von</w:t>
      </w:r>
      <w:r>
        <w:t xml:space="preserve"> Ergebnisausschnitten </w:t>
      </w:r>
      <w:r w:rsidR="009A2659">
        <w:t>wird mit dem Framework MIDI.js</w:t>
      </w:r>
      <w:r w:rsidR="009A2659">
        <w:rPr>
          <w:rStyle w:val="Funotenzeichen"/>
        </w:rPr>
        <w:footnoteReference w:id="22"/>
      </w:r>
      <w:r w:rsidR="009A2659">
        <w:t xml:space="preserve"> </w:t>
      </w:r>
      <w:r>
        <w:t>abgewickelt, während die Exportfunktion der Ergebniss</w:t>
      </w:r>
      <w:r w:rsidR="009A2659">
        <w:t xml:space="preserve">e als PDF mit dem </w:t>
      </w:r>
      <w:proofErr w:type="spellStart"/>
      <w:r w:rsidR="009A2659">
        <w:t>Plugin</w:t>
      </w:r>
      <w:proofErr w:type="spellEnd"/>
      <w:r w:rsidR="009A2659">
        <w:t xml:space="preserve"> </w:t>
      </w:r>
      <w:proofErr w:type="spellStart"/>
      <w:r w:rsidR="009A2659">
        <w:t>jsPDF</w:t>
      </w:r>
      <w:proofErr w:type="spellEnd"/>
      <w:r w:rsidR="009A2659">
        <w:rPr>
          <w:rStyle w:val="Funotenzeichen"/>
        </w:rPr>
        <w:footnoteReference w:id="23"/>
      </w:r>
      <w:r w:rsidR="009A2659">
        <w:t xml:space="preserve"> </w:t>
      </w:r>
      <w:r>
        <w:t>erfolgt.</w:t>
      </w:r>
      <w:r w:rsidR="00F202C9">
        <w:t xml:space="preserve"> </w:t>
      </w:r>
    </w:p>
    <w:p w14:paraId="2F0812D3" w14:textId="77777777" w:rsidR="00947230" w:rsidDel="000B3647" w:rsidRDefault="00947230" w:rsidP="00C476F8">
      <w:pPr>
        <w:pStyle w:val="Folgeabsatz"/>
        <w:rPr>
          <w:del w:id="177" w:author="Lukas Lamm" w:date="2015-04-01T20:36:00Z"/>
        </w:rPr>
      </w:pPr>
    </w:p>
    <w:p w14:paraId="63C6F574" w14:textId="77777777" w:rsidR="00947230" w:rsidRPr="00286AD8" w:rsidRDefault="00947230" w:rsidP="000B3647">
      <w:pPr>
        <w:pStyle w:val="Folgeabsatz"/>
      </w:pPr>
    </w:p>
    <w:p w14:paraId="7AF2CB49" w14:textId="68E5C2F4" w:rsidR="00305E80" w:rsidRDefault="00286AD8" w:rsidP="00305E80">
      <w:pPr>
        <w:pStyle w:val="berschrift2"/>
      </w:pPr>
      <w:bookmarkStart w:id="178" w:name="_Toc415567333"/>
      <w:r>
        <w:t>Systemarchitektur</w:t>
      </w:r>
      <w:bookmarkEnd w:id="178"/>
    </w:p>
    <w:p w14:paraId="5B74E87E" w14:textId="3D6DAA23" w:rsidR="00947230" w:rsidRPr="00947230" w:rsidRDefault="000B3647" w:rsidP="00947230">
      <w:ins w:id="179" w:author="Lukas Lamm" w:date="2015-04-01T20:37:00Z">
        <w:r>
          <w:fldChar w:fldCharType="begin"/>
        </w:r>
        <w:r>
          <w:instrText xml:space="preserve"> REF _Ref415683953 \h </w:instrText>
        </w:r>
      </w:ins>
      <w:r>
        <w:fldChar w:fldCharType="separate"/>
      </w:r>
      <w:ins w:id="180" w:author="Lukas Lamm" w:date="2015-04-01T20:37:00Z">
        <w:r>
          <w:t xml:space="preserve">Abbildung </w:t>
        </w:r>
        <w:r>
          <w:rPr>
            <w:noProof/>
          </w:rPr>
          <w:t>8</w:t>
        </w:r>
        <w:r>
          <w:fldChar w:fldCharType="end"/>
        </w:r>
      </w:ins>
      <w:ins w:id="181" w:author="Lukas Lamm" w:date="2015-04-01T20:36:00Z">
        <w:r>
          <w:t xml:space="preserve"> </w:t>
        </w:r>
      </w:ins>
      <w:del w:id="182" w:author="Lukas Lamm" w:date="2015-04-01T20:36:00Z">
        <w:r w:rsidR="004F3306" w:rsidDel="000B3647">
          <w:delText>Abbildung 8</w:delText>
        </w:r>
        <w:r w:rsidR="00947230" w:rsidDel="000B3647">
          <w:delText xml:space="preserve"> </w:delText>
        </w:r>
      </w:del>
      <w:r w:rsidR="00947230">
        <w:t xml:space="preserve">zeigt den Aufbau des Laravel-Frameworks im Zusammenspiel mit den jeweiligen Javascript-Komponenten. </w:t>
      </w:r>
      <w:r w:rsidR="003A7069">
        <w:t xml:space="preserve">Die Laravel-Komponente kümmert sich dabei um die serverseitige </w:t>
      </w:r>
      <w:r w:rsidR="003A7069">
        <w:lastRenderedPageBreak/>
        <w:t xml:space="preserve">Logik der Anwendung, wie die Auslieferung von HTML-Seiten über eine integrierte Templating-Engine und die Kommunikation mit der Datenbank zur persistenten Speicherung. In </w:t>
      </w:r>
      <w:ins w:id="183" w:author="Lukas Lamm" w:date="2015-04-01T20:37:00Z">
        <w:r>
          <w:fldChar w:fldCharType="begin"/>
        </w:r>
        <w:r>
          <w:instrText xml:space="preserve"> REF _Ref415683953 \h </w:instrText>
        </w:r>
      </w:ins>
      <w:r>
        <w:fldChar w:fldCharType="separate"/>
      </w:r>
      <w:ins w:id="184" w:author="Lukas Lamm" w:date="2015-04-01T20:37:00Z">
        <w:r>
          <w:t xml:space="preserve">Abbildung </w:t>
        </w:r>
        <w:r>
          <w:rPr>
            <w:noProof/>
          </w:rPr>
          <w:t>8</w:t>
        </w:r>
        <w:r>
          <w:fldChar w:fldCharType="end"/>
        </w:r>
      </w:ins>
      <w:del w:id="185" w:author="Lukas Lamm" w:date="2015-04-01T20:37:00Z">
        <w:r w:rsidR="004F3306" w:rsidDel="000B3647">
          <w:delText>Abbildung 8</w:delText>
        </w:r>
      </w:del>
      <w:r w:rsidR="004F3306">
        <w:t xml:space="preserve"> </w:t>
      </w:r>
      <w:r w:rsidR="003A7069">
        <w:t>wird auch der Aufbau nach dem Model-View-Controller-Pattern deutlich, demzufolge die grafische Repräsentation (View) von der Logik (Controller) und der Datenschicht (Model) getrennt ist. Die Javascript-Komponente der Anwendung ist ebenso nach dem MVC-Pattern aufgebaut und kümmert sich hauptsächlich um die Interaktivität der Anwendung. Beispielsweise werden die Suchmuster in Javascript vorerst clientseitig zwischengespeichert und erst beim Absenden der Suchanfrage an de</w:t>
      </w:r>
      <w:r w:rsidR="00845E14">
        <w:t>n</w:t>
      </w:r>
      <w:r w:rsidR="003A7069">
        <w:t xml:space="preserve"> Server gleitet. Weitere Aufgabengebiete sind die grafische Aufbereitung der Analysed</w:t>
      </w:r>
      <w:r w:rsidR="00845E14">
        <w:t>aten und Partiturausschnitte</w:t>
      </w:r>
      <w:r w:rsidR="003A7069">
        <w:t>, sowie die Wiedergabe einzelner Sequenzen.</w:t>
      </w:r>
      <w:r w:rsidR="00845E14">
        <w:t xml:space="preserve"> </w:t>
      </w:r>
    </w:p>
    <w:p w14:paraId="3C757858" w14:textId="77777777" w:rsidR="00305E80" w:rsidRDefault="00305E80" w:rsidP="005E4B49">
      <w:pPr>
        <w:keepNext/>
        <w:jc w:val="center"/>
      </w:pPr>
      <w:r>
        <w:rPr>
          <w:noProof/>
          <w:color w:val="980000"/>
          <w:sz w:val="23"/>
          <w:szCs w:val="23"/>
          <w:lang w:eastAsia="de-DE"/>
        </w:rPr>
        <w:drawing>
          <wp:inline distT="0" distB="0" distL="0" distR="0" wp14:anchorId="26127AE6" wp14:editId="2A252B5F">
            <wp:extent cx="3867150" cy="3412760"/>
            <wp:effectExtent l="0" t="0" r="0" b="0"/>
            <wp:docPr id="20" name="Grafik 20" descr="https://lh6.googleusercontent.com/2pUVoTkj4GQ41xJd3CXlwTPrT_2DNfF5GcGJW6VlEX7FYMx2PzyKGz5cEVrntULeJMmde0ZyA-FX-kek1fqt5iNYqSOaNzgUCFRSlNk0pbLdBsa94ns17i8YUPTDo9D5DJjW3y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2pUVoTkj4GQ41xJd3CXlwTPrT_2DNfF5GcGJW6VlEX7FYMx2PzyKGz5cEVrntULeJMmde0ZyA-FX-kek1fqt5iNYqSOaNzgUCFRSlNk0pbLdBsa94ns17i8YUPTDo9D5DJjW3y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2946" cy="3417875"/>
                    </a:xfrm>
                    <a:prstGeom prst="rect">
                      <a:avLst/>
                    </a:prstGeom>
                    <a:noFill/>
                    <a:ln>
                      <a:noFill/>
                    </a:ln>
                  </pic:spPr>
                </pic:pic>
              </a:graphicData>
            </a:graphic>
          </wp:inline>
        </w:drawing>
      </w:r>
    </w:p>
    <w:p w14:paraId="6C29B104" w14:textId="09BEDB6B" w:rsidR="00947230" w:rsidRDefault="00305E80" w:rsidP="00E8443E">
      <w:pPr>
        <w:pStyle w:val="Beschriftung"/>
        <w:ind w:left="1416"/>
        <w:jc w:val="both"/>
      </w:pPr>
      <w:bookmarkStart w:id="186" w:name="_Toc415567344"/>
      <w:bookmarkStart w:id="187" w:name="_Ref415683953"/>
      <w:r>
        <w:t xml:space="preserve">Abbildung </w:t>
      </w:r>
      <w:r w:rsidR="00BF50A7">
        <w:fldChar w:fldCharType="begin"/>
      </w:r>
      <w:r w:rsidR="00BF50A7">
        <w:instrText xml:space="preserve"> SEQ Abbildung \* ARABIC </w:instrText>
      </w:r>
      <w:r w:rsidR="00BF50A7">
        <w:fldChar w:fldCharType="separate"/>
      </w:r>
      <w:ins w:id="188" w:author="Lukas Lamm" w:date="2015-04-01T21:15:00Z">
        <w:r w:rsidR="001229E9">
          <w:rPr>
            <w:noProof/>
          </w:rPr>
          <w:t>9</w:t>
        </w:r>
      </w:ins>
      <w:del w:id="189" w:author="Lukas Lamm" w:date="2015-04-01T21:15:00Z">
        <w:r w:rsidR="00AA23ED" w:rsidDel="001229E9">
          <w:rPr>
            <w:noProof/>
          </w:rPr>
          <w:delText>8</w:delText>
        </w:r>
      </w:del>
      <w:r w:rsidR="00BF50A7">
        <w:rPr>
          <w:noProof/>
        </w:rPr>
        <w:fldChar w:fldCharType="end"/>
      </w:r>
      <w:bookmarkEnd w:id="187"/>
      <w:r>
        <w:t>: Systemarchitektur</w:t>
      </w:r>
      <w:r w:rsidR="007E7F22">
        <w:t xml:space="preserve"> (eigene Grafik)</w:t>
      </w:r>
      <w:bookmarkEnd w:id="186"/>
    </w:p>
    <w:p w14:paraId="33DC2AE5" w14:textId="77777777" w:rsidR="009C4494" w:rsidRPr="009C4494" w:rsidRDefault="009C4494" w:rsidP="009C4494"/>
    <w:p w14:paraId="35894020" w14:textId="09EA096D" w:rsidR="00947230" w:rsidRDefault="003A7069" w:rsidP="009C4494">
      <w:pPr>
        <w:pStyle w:val="Folgeabsatz"/>
        <w:ind w:firstLine="0"/>
      </w:pPr>
      <w:r>
        <w:t>Um dem Nutzer die Möglichkeit zu bieten</w:t>
      </w:r>
      <w:r w:rsidR="00303EF9">
        <w:t>,</w:t>
      </w:r>
      <w:r>
        <w:t xml:space="preserve"> seine Arbeit ohne zusätzliche Speicherung immer aktuell zu halten, wurde ein einfaches Datenbankschema entwickelt, welches in </w:t>
      </w:r>
      <w:r w:rsidR="004F3306">
        <w:t>Abbildung 9</w:t>
      </w:r>
      <w:r>
        <w:t xml:space="preserve"> als ERM-Model aufgeführt ist. Den Nutzern wird dabei beim ersten Betreten der Anwendung eine ID zugewiesen, die gleichzeitig als Cookie beim Nutzer im Browser hinterlegt wird. Auf den Server geladene Dateien werden entsprechend mit dem Nutzer referenziert, ebenso wie einem </w:t>
      </w:r>
      <w:r>
        <w:rPr>
          <w:i/>
        </w:rPr>
        <w:t>Upload</w:t>
      </w:r>
      <w:r>
        <w:t xml:space="preserve">-Objekt nach erfolgreicher Analyse dessen Ergebnisse zugeordnet werden. Bei der Konzeption wurde bewusst auf eine aufwendige Nutzerverwaltung mit Registrierung und Anmeldung verzichtet, da dies den schnellen Einstieg oft erheblich behindert. </w:t>
      </w:r>
      <w:r w:rsidR="00947230">
        <w:t xml:space="preserve"> </w:t>
      </w:r>
    </w:p>
    <w:p w14:paraId="31D17C5B" w14:textId="77777777" w:rsidR="00947230" w:rsidRPr="00947230" w:rsidRDefault="00947230" w:rsidP="00947230">
      <w:pPr>
        <w:pStyle w:val="Folgeabsatz"/>
      </w:pPr>
    </w:p>
    <w:p w14:paraId="4B890183" w14:textId="77777777" w:rsidR="00305E80" w:rsidRDefault="00305E80" w:rsidP="005E4B49">
      <w:pPr>
        <w:pStyle w:val="Folgeabsatz"/>
        <w:keepNext/>
        <w:ind w:firstLine="0"/>
        <w:jc w:val="center"/>
      </w:pPr>
      <w:r>
        <w:rPr>
          <w:noProof/>
          <w:color w:val="980000"/>
          <w:sz w:val="23"/>
          <w:szCs w:val="23"/>
          <w:lang w:eastAsia="de-DE"/>
        </w:rPr>
        <w:lastRenderedPageBreak/>
        <w:drawing>
          <wp:inline distT="0" distB="0" distL="0" distR="0" wp14:anchorId="7BC3985B" wp14:editId="42AE8B86">
            <wp:extent cx="4830371" cy="3276600"/>
            <wp:effectExtent l="0" t="0" r="8890" b="0"/>
            <wp:docPr id="21" name="Grafik 21" descr="database_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tabase_schem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46551" cy="3287575"/>
                    </a:xfrm>
                    <a:prstGeom prst="rect">
                      <a:avLst/>
                    </a:prstGeom>
                    <a:noFill/>
                    <a:ln>
                      <a:noFill/>
                    </a:ln>
                  </pic:spPr>
                </pic:pic>
              </a:graphicData>
            </a:graphic>
          </wp:inline>
        </w:drawing>
      </w:r>
    </w:p>
    <w:p w14:paraId="18B9C4C5" w14:textId="79F460A0" w:rsidR="006C052A" w:rsidRDefault="00305E80" w:rsidP="00E8443E">
      <w:pPr>
        <w:pStyle w:val="Beschriftung"/>
        <w:ind w:left="1416"/>
        <w:jc w:val="both"/>
      </w:pPr>
      <w:bookmarkStart w:id="190" w:name="_Toc415567345"/>
      <w:r>
        <w:t xml:space="preserve">Abbildung </w:t>
      </w:r>
      <w:r w:rsidR="00BF50A7">
        <w:fldChar w:fldCharType="begin"/>
      </w:r>
      <w:r w:rsidR="00BF50A7">
        <w:instrText xml:space="preserve"> SEQ Abbildung \* ARABIC </w:instrText>
      </w:r>
      <w:r w:rsidR="00BF50A7">
        <w:fldChar w:fldCharType="separate"/>
      </w:r>
      <w:ins w:id="191" w:author="Lukas Lamm" w:date="2015-04-01T21:15:00Z">
        <w:r w:rsidR="001229E9">
          <w:rPr>
            <w:noProof/>
          </w:rPr>
          <w:t>10</w:t>
        </w:r>
      </w:ins>
      <w:del w:id="192" w:author="Lukas Lamm" w:date="2015-04-01T21:15:00Z">
        <w:r w:rsidR="00AA23ED" w:rsidDel="001229E9">
          <w:rPr>
            <w:noProof/>
          </w:rPr>
          <w:delText>9</w:delText>
        </w:r>
      </w:del>
      <w:r w:rsidR="00BF50A7">
        <w:rPr>
          <w:noProof/>
        </w:rPr>
        <w:fldChar w:fldCharType="end"/>
      </w:r>
      <w:r>
        <w:t>: Datenbankschema</w:t>
      </w:r>
      <w:r w:rsidR="007E7F22">
        <w:t xml:space="preserve"> (eigene Grafik)</w:t>
      </w:r>
      <w:bookmarkEnd w:id="190"/>
    </w:p>
    <w:p w14:paraId="173AA52A" w14:textId="77777777" w:rsidR="00E258F6" w:rsidRPr="00E258F6" w:rsidRDefault="00E258F6" w:rsidP="00E258F6"/>
    <w:p w14:paraId="682B1533" w14:textId="1AD94037" w:rsidR="0094230B" w:rsidRDefault="00516BC3" w:rsidP="009A2659">
      <w:pPr>
        <w:pStyle w:val="berschrift1"/>
      </w:pPr>
      <w:bookmarkStart w:id="193" w:name="_Toc415567334"/>
      <w:r w:rsidRPr="00F12111">
        <w:t>Ausblick</w:t>
      </w:r>
      <w:bookmarkEnd w:id="193"/>
    </w:p>
    <w:p w14:paraId="522B76B1" w14:textId="0500C39E" w:rsidR="009A2659" w:rsidRDefault="009A2659" w:rsidP="009A2659">
      <w:r>
        <w:t xml:space="preserve">Eine Funktion, die nicht mehr implementiert wurde ist das Abspielen einzelner, hochgeladener Musikstücke. </w:t>
      </w:r>
      <w:r w:rsidR="00F0397C">
        <w:t xml:space="preserve">Der </w:t>
      </w:r>
      <w:r>
        <w:t xml:space="preserve">Grund hierfür ist, dass bei den Tests gegen Ende des Projektes noch einige Bugs gefunden wurden und die verbleibende Zeit damit verbracht wurde, diese zu beheben. </w:t>
      </w:r>
    </w:p>
    <w:p w14:paraId="2D601A12" w14:textId="77777777" w:rsidR="007337D6" w:rsidRDefault="009A2659" w:rsidP="009A2659">
      <w:pPr>
        <w:pStyle w:val="Folgeabsatz"/>
        <w:rPr>
          <w:ins w:id="194" w:author="Lukas Lamm" w:date="2015-04-01T20:38:00Z"/>
        </w:rPr>
      </w:pPr>
      <w:r>
        <w:t>Eine Erweiterungsmöglichkeit des Music-XML-Analyzer wäre, die Beschränkung auf das Format Music-XML aufzuheben, um so andere Dateitypen hochladen und analysieren zu können</w:t>
      </w:r>
      <w:r w:rsidR="00F47BD8">
        <w:t>.</w:t>
      </w:r>
    </w:p>
    <w:p w14:paraId="0480E230" w14:textId="64FE730C" w:rsidR="009A2659" w:rsidDel="00613EA9" w:rsidRDefault="007337D6" w:rsidP="009A2659">
      <w:pPr>
        <w:pStyle w:val="Folgeabsatz"/>
        <w:rPr>
          <w:del w:id="195" w:author="Lukas Lamm" w:date="2015-04-01T21:27:00Z"/>
        </w:rPr>
      </w:pPr>
      <w:ins w:id="196" w:author="Lukas Lamm" w:date="2015-04-01T20:38:00Z">
        <w:r>
          <w:t xml:space="preserve">Zudem wurde bei umfangreichen Tests </w:t>
        </w:r>
      </w:ins>
      <w:ins w:id="197" w:author="Lukas Lamm" w:date="2015-04-01T20:39:00Z">
        <w:r>
          <w:t>der</w:t>
        </w:r>
      </w:ins>
      <w:ins w:id="198" w:author="Lukas Lamm" w:date="2015-04-01T20:38:00Z">
        <w:r>
          <w:t xml:space="preserve"> Suchkomponente </w:t>
        </w:r>
      </w:ins>
      <w:ins w:id="199" w:author="Lukas Lamm" w:date="2015-04-01T20:39:00Z">
        <w:r>
          <w:t>des Music-XML-</w:t>
        </w:r>
        <w:proofErr w:type="spellStart"/>
        <w:r>
          <w:t>Analyzers</w:t>
        </w:r>
        <w:proofErr w:type="spellEnd"/>
        <w:r>
          <w:t xml:space="preserve"> schnell klar, dass die aufwendige Generierung von Partituren basierend auf Daten des umfangreichen </w:t>
        </w:r>
        <w:proofErr w:type="spellStart"/>
        <w:r>
          <w:t>MusicXML</w:t>
        </w:r>
        <w:proofErr w:type="spellEnd"/>
        <w:r>
          <w:t>-Formats teilweise erheblich Ressourcen benötigt.</w:t>
        </w:r>
      </w:ins>
      <w:ins w:id="200" w:author="Lukas Lamm" w:date="2015-04-01T20:41:00Z">
        <w:r>
          <w:t xml:space="preserve"> Hierbei spielt auch die </w:t>
        </w:r>
      </w:ins>
      <w:ins w:id="201" w:author="Lukas Lamm" w:date="2015-04-01T20:42:00Z">
        <w:r>
          <w:t xml:space="preserve">Konzeption </w:t>
        </w:r>
      </w:ins>
      <w:ins w:id="202" w:author="Lukas Lamm" w:date="2015-04-01T20:41:00Z">
        <w:r>
          <w:t>in PHP und den beiden</w:t>
        </w:r>
      </w:ins>
      <w:ins w:id="203" w:author="Lukas Lamm" w:date="2015-04-01T20:42:00Z">
        <w:r>
          <w:t xml:space="preserve"> Implementierungen zur Handhabung von </w:t>
        </w:r>
        <w:proofErr w:type="spellStart"/>
        <w:r>
          <w:t>xPath</w:t>
        </w:r>
        <w:proofErr w:type="spellEnd"/>
        <w:r>
          <w:t>-Ausdrücken eine entscheidende Rolle.</w:t>
        </w:r>
      </w:ins>
      <w:ins w:id="204" w:author="Lukas Lamm" w:date="2015-04-01T20:39:00Z">
        <w:r>
          <w:t xml:space="preserve"> Eine Überlegung hierfür wäre die Realisierung einer XML-Datenbank und das dementsprechende Durchsuchen und Aufbereiten der Daten mit </w:t>
        </w:r>
        <w:proofErr w:type="spellStart"/>
        <w:r>
          <w:t>xQuery</w:t>
        </w:r>
        <w:proofErr w:type="spellEnd"/>
        <w:r>
          <w:t>.</w:t>
        </w:r>
      </w:ins>
      <w:del w:id="205" w:author="Lukas Lamm" w:date="2015-04-01T20:38:00Z">
        <w:r w:rsidR="00F47BD8" w:rsidDel="007337D6">
          <w:delText xml:space="preserve"> </w:delText>
        </w:r>
      </w:del>
    </w:p>
    <w:p w14:paraId="731DB0C4" w14:textId="55134D75" w:rsidR="00E8443E" w:rsidRPr="009A2659" w:rsidRDefault="00E8443E" w:rsidP="00613EA9">
      <w:pPr>
        <w:pStyle w:val="Folgeabsatz"/>
        <w:pPrChange w:id="206" w:author="Lukas Lamm" w:date="2015-04-01T21:27:00Z">
          <w:pPr>
            <w:spacing w:after="200" w:line="276" w:lineRule="auto"/>
            <w:jc w:val="left"/>
          </w:pPr>
        </w:pPrChange>
      </w:pPr>
      <w:r>
        <w:br w:type="page"/>
      </w:r>
    </w:p>
    <w:p w14:paraId="57D92309" w14:textId="7AD723FA" w:rsidR="00516BC3" w:rsidRDefault="003A7069" w:rsidP="003A7069">
      <w:pPr>
        <w:pStyle w:val="berschrift1"/>
        <w:numPr>
          <w:ilvl w:val="0"/>
          <w:numId w:val="0"/>
        </w:numPr>
        <w:ind w:left="432" w:hanging="432"/>
      </w:pPr>
      <w:bookmarkStart w:id="207" w:name="_Toc415567335"/>
      <w:bookmarkStart w:id="208" w:name="_Ref415683604"/>
      <w:bookmarkStart w:id="209" w:name="_Ref415683610"/>
      <w:r>
        <w:lastRenderedPageBreak/>
        <w:t>Anhang A User Stories</w:t>
      </w:r>
      <w:bookmarkEnd w:id="207"/>
      <w:bookmarkEnd w:id="208"/>
      <w:bookmarkEnd w:id="209"/>
    </w:p>
    <w:p w14:paraId="5627BC8A" w14:textId="77777777" w:rsidR="00E258F6" w:rsidRPr="00E258F6" w:rsidRDefault="00E258F6" w:rsidP="00E258F6"/>
    <w:p w14:paraId="1388A54B" w14:textId="77777777" w:rsidR="003A7069" w:rsidRPr="003A7069" w:rsidRDefault="003A7069" w:rsidP="003A7069">
      <w:pPr>
        <w:pStyle w:val="Listenabsatz"/>
        <w:numPr>
          <w:ilvl w:val="0"/>
          <w:numId w:val="42"/>
        </w:numPr>
        <w:rPr>
          <w:lang w:val="en-US"/>
        </w:rPr>
      </w:pPr>
      <w:r w:rsidRPr="003A7069">
        <w:rPr>
          <w:lang w:val="en-US"/>
        </w:rPr>
        <w:t>„As a user i want to upload music xml files, so that i’m free to determine the data“</w:t>
      </w:r>
    </w:p>
    <w:p w14:paraId="7C39F26D" w14:textId="77777777" w:rsidR="003A7069" w:rsidRDefault="003A7069" w:rsidP="003A7069">
      <w:pPr>
        <w:pStyle w:val="Listenabsatz"/>
        <w:numPr>
          <w:ilvl w:val="0"/>
          <w:numId w:val="41"/>
        </w:numPr>
      </w:pPr>
      <w:r>
        <w:t>Acceptance criteria:</w:t>
      </w:r>
    </w:p>
    <w:p w14:paraId="56164B0A" w14:textId="77777777" w:rsidR="003A7069" w:rsidRPr="003A7069" w:rsidRDefault="003A7069" w:rsidP="003A7069">
      <w:pPr>
        <w:pStyle w:val="Listenabsatz"/>
        <w:numPr>
          <w:ilvl w:val="1"/>
          <w:numId w:val="41"/>
        </w:numPr>
        <w:rPr>
          <w:lang w:val="en-US"/>
        </w:rPr>
      </w:pPr>
      <w:r w:rsidRPr="003A7069">
        <w:rPr>
          <w:lang w:val="en-US"/>
        </w:rPr>
        <w:t>visual feedback is given to the user</w:t>
      </w:r>
    </w:p>
    <w:p w14:paraId="304999D2" w14:textId="77777777" w:rsidR="003A7069" w:rsidRPr="003A7069" w:rsidRDefault="003A7069" w:rsidP="003A7069">
      <w:pPr>
        <w:pStyle w:val="Listenabsatz"/>
        <w:numPr>
          <w:ilvl w:val="1"/>
          <w:numId w:val="41"/>
        </w:numPr>
        <w:rPr>
          <w:lang w:val="en-US"/>
        </w:rPr>
      </w:pPr>
      <w:r w:rsidRPr="003A7069">
        <w:rPr>
          <w:lang w:val="en-US"/>
        </w:rPr>
        <w:t>file is stored on the server</w:t>
      </w:r>
    </w:p>
    <w:p w14:paraId="129EE94E" w14:textId="77777777" w:rsidR="003A7069" w:rsidRPr="003A7069" w:rsidRDefault="003A7069" w:rsidP="003A7069">
      <w:pPr>
        <w:rPr>
          <w:lang w:val="en-US"/>
        </w:rPr>
      </w:pPr>
    </w:p>
    <w:p w14:paraId="75690AE8" w14:textId="77777777" w:rsidR="003A7069" w:rsidRPr="003A7069" w:rsidRDefault="003A7069" w:rsidP="003A7069">
      <w:pPr>
        <w:pStyle w:val="Listenabsatz"/>
        <w:numPr>
          <w:ilvl w:val="0"/>
          <w:numId w:val="42"/>
        </w:numPr>
        <w:rPr>
          <w:lang w:val="en-US"/>
        </w:rPr>
      </w:pPr>
      <w:r w:rsidRPr="003A7069">
        <w:rPr>
          <w:lang w:val="en-US"/>
        </w:rPr>
        <w:t>„As a user i want to receive immediate information (automatic analyzation) about my uploaded data, so that i get a short overview about that data“</w:t>
      </w:r>
    </w:p>
    <w:p w14:paraId="59D4619D" w14:textId="77777777" w:rsidR="003A7069" w:rsidRDefault="003A7069" w:rsidP="003A7069">
      <w:pPr>
        <w:pStyle w:val="Listenabsatz"/>
        <w:numPr>
          <w:ilvl w:val="0"/>
          <w:numId w:val="41"/>
        </w:numPr>
      </w:pPr>
      <w:r>
        <w:t>Acceptance criteria:</w:t>
      </w:r>
    </w:p>
    <w:p w14:paraId="43B19D46" w14:textId="7F536224" w:rsidR="003A7069" w:rsidRPr="003A7069" w:rsidRDefault="003A7069" w:rsidP="003A7069">
      <w:pPr>
        <w:pStyle w:val="Listenabsatz"/>
        <w:numPr>
          <w:ilvl w:val="1"/>
          <w:numId w:val="41"/>
        </w:numPr>
        <w:rPr>
          <w:lang w:val="en-US"/>
        </w:rPr>
      </w:pPr>
      <w:r w:rsidRPr="003A7069">
        <w:rPr>
          <w:lang w:val="en-US"/>
        </w:rPr>
        <w:t>visual feedback while server</w:t>
      </w:r>
      <w:r w:rsidR="0024612C">
        <w:rPr>
          <w:lang w:val="en-US"/>
        </w:rPr>
        <w:t xml:space="preserve"> is analyzing upload</w:t>
      </w:r>
      <w:r w:rsidRPr="003A7069">
        <w:rPr>
          <w:lang w:val="en-US"/>
        </w:rPr>
        <w:t>ed data</w:t>
      </w:r>
    </w:p>
    <w:p w14:paraId="0FEB6D16" w14:textId="77777777" w:rsidR="003A7069" w:rsidRDefault="003A7069" w:rsidP="003A7069">
      <w:pPr>
        <w:pStyle w:val="Listenabsatz"/>
        <w:numPr>
          <w:ilvl w:val="1"/>
          <w:numId w:val="41"/>
        </w:numPr>
      </w:pPr>
      <w:r>
        <w:t>visualized results (s.u.)</w:t>
      </w:r>
    </w:p>
    <w:p w14:paraId="55C4929F" w14:textId="77777777" w:rsidR="003A7069" w:rsidRDefault="003A7069" w:rsidP="003A7069"/>
    <w:p w14:paraId="7139CF5A" w14:textId="77777777" w:rsidR="003A7069" w:rsidRPr="003A7069" w:rsidRDefault="003A7069" w:rsidP="003A7069">
      <w:pPr>
        <w:pStyle w:val="Listenabsatz"/>
        <w:numPr>
          <w:ilvl w:val="0"/>
          <w:numId w:val="42"/>
        </w:numPr>
        <w:rPr>
          <w:lang w:val="en-US"/>
        </w:rPr>
      </w:pPr>
      <w:r w:rsidRPr="003A7069">
        <w:rPr>
          <w:lang w:val="en-US"/>
        </w:rPr>
        <w:t>„As a user i want to be able to upload multiple files at once, so that i can analyse multiple files easily“</w:t>
      </w:r>
    </w:p>
    <w:p w14:paraId="51D4979F" w14:textId="77777777" w:rsidR="003A7069" w:rsidRDefault="003A7069" w:rsidP="003A7069">
      <w:pPr>
        <w:pStyle w:val="Listenabsatz"/>
        <w:numPr>
          <w:ilvl w:val="0"/>
          <w:numId w:val="41"/>
        </w:numPr>
      </w:pPr>
      <w:r>
        <w:t>Acceptance criteria:</w:t>
      </w:r>
    </w:p>
    <w:p w14:paraId="63C98634" w14:textId="77777777" w:rsidR="003A7069" w:rsidRDefault="003A7069" w:rsidP="003A7069">
      <w:pPr>
        <w:pStyle w:val="Listenabsatz"/>
        <w:numPr>
          <w:ilvl w:val="1"/>
          <w:numId w:val="41"/>
        </w:numPr>
      </w:pPr>
      <w:r>
        <w:t>visual feedback while uploading</w:t>
      </w:r>
    </w:p>
    <w:p w14:paraId="452E51C1" w14:textId="77777777" w:rsidR="003A7069" w:rsidRPr="003A7069" w:rsidRDefault="003A7069" w:rsidP="003A7069">
      <w:pPr>
        <w:pStyle w:val="Listenabsatz"/>
        <w:numPr>
          <w:ilvl w:val="1"/>
          <w:numId w:val="41"/>
        </w:numPr>
        <w:rPr>
          <w:lang w:val="en-US"/>
        </w:rPr>
      </w:pPr>
      <w:r w:rsidRPr="003A7069">
        <w:rPr>
          <w:lang w:val="en-US"/>
        </w:rPr>
        <w:t>files are stored on the server</w:t>
      </w:r>
    </w:p>
    <w:p w14:paraId="1D03434A" w14:textId="77777777" w:rsidR="003A7069" w:rsidRPr="003A7069" w:rsidRDefault="003A7069" w:rsidP="003A7069">
      <w:pPr>
        <w:rPr>
          <w:lang w:val="en-US"/>
        </w:rPr>
      </w:pPr>
    </w:p>
    <w:p w14:paraId="2139301F" w14:textId="77777777" w:rsidR="003A7069" w:rsidRPr="003A7069" w:rsidRDefault="003A7069" w:rsidP="003A7069">
      <w:pPr>
        <w:pStyle w:val="Listenabsatz"/>
        <w:numPr>
          <w:ilvl w:val="0"/>
          <w:numId w:val="42"/>
        </w:numPr>
        <w:rPr>
          <w:lang w:val="en-US"/>
        </w:rPr>
      </w:pPr>
      <w:r w:rsidRPr="003A7069">
        <w:rPr>
          <w:lang w:val="en-US"/>
        </w:rPr>
        <w:t>„As a user i want to be able to search for sound sequences, so that i can find occurences“</w:t>
      </w:r>
    </w:p>
    <w:p w14:paraId="29F7DE9E" w14:textId="77777777" w:rsidR="003A7069" w:rsidRDefault="003A7069" w:rsidP="003A7069">
      <w:pPr>
        <w:pStyle w:val="Listenabsatz"/>
        <w:numPr>
          <w:ilvl w:val="0"/>
          <w:numId w:val="41"/>
        </w:numPr>
      </w:pPr>
      <w:r>
        <w:t>Acceptance criteria:</w:t>
      </w:r>
    </w:p>
    <w:p w14:paraId="25242692" w14:textId="77777777" w:rsidR="003A7069" w:rsidRDefault="003A7069" w:rsidP="003A7069">
      <w:pPr>
        <w:pStyle w:val="Listenabsatz"/>
        <w:numPr>
          <w:ilvl w:val="1"/>
          <w:numId w:val="41"/>
        </w:numPr>
      </w:pPr>
      <w:r>
        <w:t>user can enter sound sequences</w:t>
      </w:r>
    </w:p>
    <w:p w14:paraId="76E87A57" w14:textId="77777777" w:rsidR="003A7069" w:rsidRPr="003A7069" w:rsidRDefault="003A7069" w:rsidP="003A7069">
      <w:pPr>
        <w:pStyle w:val="Listenabsatz"/>
        <w:numPr>
          <w:ilvl w:val="1"/>
          <w:numId w:val="41"/>
        </w:numPr>
        <w:rPr>
          <w:lang w:val="en-US"/>
        </w:rPr>
      </w:pPr>
      <w:r w:rsidRPr="003A7069">
        <w:rPr>
          <w:lang w:val="en-US"/>
        </w:rPr>
        <w:t>sound sequences are visualized immediately according to user input</w:t>
      </w:r>
    </w:p>
    <w:p w14:paraId="4FAA4A80" w14:textId="77777777" w:rsidR="003A7069" w:rsidRDefault="003A7069" w:rsidP="003A7069">
      <w:pPr>
        <w:pStyle w:val="Listenabsatz"/>
        <w:numPr>
          <w:ilvl w:val="1"/>
          <w:numId w:val="41"/>
        </w:numPr>
      </w:pPr>
      <w:r>
        <w:t>uploaded data is analysed</w:t>
      </w:r>
    </w:p>
    <w:p w14:paraId="52F8E3BF" w14:textId="77777777" w:rsidR="003A7069" w:rsidRDefault="003A7069" w:rsidP="003A7069">
      <w:pPr>
        <w:pStyle w:val="Listenabsatz"/>
        <w:numPr>
          <w:ilvl w:val="1"/>
          <w:numId w:val="41"/>
        </w:numPr>
      </w:pPr>
      <w:r>
        <w:t>results are visualized</w:t>
      </w:r>
    </w:p>
    <w:p w14:paraId="3145E8A9" w14:textId="77777777" w:rsidR="003A7069" w:rsidRDefault="003A7069" w:rsidP="003A7069">
      <w:pPr>
        <w:pStyle w:val="Listenabsatz"/>
        <w:numPr>
          <w:ilvl w:val="1"/>
          <w:numId w:val="41"/>
        </w:numPr>
      </w:pPr>
      <w:r>
        <w:t>user can determine the clef</w:t>
      </w:r>
    </w:p>
    <w:p w14:paraId="61FB5FCD" w14:textId="77777777" w:rsidR="003A7069" w:rsidRDefault="003A7069" w:rsidP="003A7069"/>
    <w:p w14:paraId="03973576" w14:textId="3CE8EE33" w:rsidR="003A7069" w:rsidRPr="003A7069" w:rsidRDefault="003A7069" w:rsidP="003A7069">
      <w:pPr>
        <w:pStyle w:val="Listenabsatz"/>
        <w:numPr>
          <w:ilvl w:val="0"/>
          <w:numId w:val="42"/>
        </w:numPr>
        <w:rPr>
          <w:lang w:val="en-US"/>
        </w:rPr>
      </w:pPr>
      <w:r w:rsidRPr="003A7069">
        <w:rPr>
          <w:lang w:val="en-US"/>
        </w:rPr>
        <w:t>„As a user i want to be able to search rhytm, so that i can find rhyt</w:t>
      </w:r>
      <w:r w:rsidR="0024612C">
        <w:rPr>
          <w:lang w:val="en-US"/>
        </w:rPr>
        <w:t>h</w:t>
      </w:r>
      <w:r w:rsidRPr="003A7069">
        <w:rPr>
          <w:lang w:val="en-US"/>
        </w:rPr>
        <w:t>mic motives“</w:t>
      </w:r>
    </w:p>
    <w:p w14:paraId="5AEA9841" w14:textId="77777777" w:rsidR="003A7069" w:rsidRDefault="003A7069" w:rsidP="003A7069">
      <w:pPr>
        <w:pStyle w:val="Listenabsatz"/>
        <w:numPr>
          <w:ilvl w:val="0"/>
          <w:numId w:val="41"/>
        </w:numPr>
      </w:pPr>
      <w:r>
        <w:t>Acceptance criteria:</w:t>
      </w:r>
    </w:p>
    <w:p w14:paraId="74DFCBC7" w14:textId="77777777" w:rsidR="003A7069" w:rsidRDefault="003A7069" w:rsidP="003A7069">
      <w:pPr>
        <w:pStyle w:val="Listenabsatz"/>
        <w:numPr>
          <w:ilvl w:val="1"/>
          <w:numId w:val="41"/>
        </w:numPr>
      </w:pPr>
      <w:r>
        <w:t>user can defince rhytmic figures</w:t>
      </w:r>
    </w:p>
    <w:p w14:paraId="48998D26" w14:textId="77777777" w:rsidR="003A7069" w:rsidRDefault="003A7069" w:rsidP="003A7069">
      <w:pPr>
        <w:pStyle w:val="Listenabsatz"/>
        <w:numPr>
          <w:ilvl w:val="1"/>
          <w:numId w:val="41"/>
        </w:numPr>
      </w:pPr>
      <w:r>
        <w:t>uploaded data is analysed</w:t>
      </w:r>
    </w:p>
    <w:p w14:paraId="45C8CE62" w14:textId="77777777" w:rsidR="003A7069" w:rsidRDefault="003A7069" w:rsidP="003A7069">
      <w:pPr>
        <w:pStyle w:val="Listenabsatz"/>
        <w:numPr>
          <w:ilvl w:val="1"/>
          <w:numId w:val="41"/>
        </w:numPr>
      </w:pPr>
      <w:r>
        <w:t>results are visualized</w:t>
      </w:r>
    </w:p>
    <w:p w14:paraId="43A26ECD" w14:textId="77777777" w:rsidR="003A7069" w:rsidRDefault="003A7069" w:rsidP="003A7069">
      <w:pPr>
        <w:pStyle w:val="Listenabsatz"/>
        <w:numPr>
          <w:ilvl w:val="1"/>
          <w:numId w:val="41"/>
        </w:numPr>
      </w:pPr>
      <w:r>
        <w:t>user can determine the clef</w:t>
      </w:r>
    </w:p>
    <w:p w14:paraId="4D78D88B" w14:textId="77777777" w:rsidR="00E258F6" w:rsidRDefault="00E258F6" w:rsidP="00E258F6">
      <w:pPr>
        <w:ind w:left="1080"/>
      </w:pPr>
    </w:p>
    <w:p w14:paraId="49818936" w14:textId="77777777" w:rsidR="003A7069" w:rsidRDefault="003A7069" w:rsidP="003A7069"/>
    <w:p w14:paraId="0979B530" w14:textId="77777777" w:rsidR="003A7069" w:rsidRPr="003A7069" w:rsidRDefault="003A7069" w:rsidP="003A7069">
      <w:pPr>
        <w:pStyle w:val="Listenabsatz"/>
        <w:numPr>
          <w:ilvl w:val="0"/>
          <w:numId w:val="42"/>
        </w:numPr>
        <w:rPr>
          <w:lang w:val="en-US"/>
        </w:rPr>
      </w:pPr>
      <w:r w:rsidRPr="003A7069">
        <w:rPr>
          <w:lang w:val="en-US"/>
        </w:rPr>
        <w:lastRenderedPageBreak/>
        <w:t>„As a user i want to be able to search for melodies, so that i can find their occurences“</w:t>
      </w:r>
    </w:p>
    <w:p w14:paraId="1D289A60" w14:textId="77777777" w:rsidR="003A7069" w:rsidRDefault="003A7069" w:rsidP="003A7069">
      <w:pPr>
        <w:pStyle w:val="Listenabsatz"/>
        <w:numPr>
          <w:ilvl w:val="0"/>
          <w:numId w:val="41"/>
        </w:numPr>
      </w:pPr>
      <w:r>
        <w:t>Acceptance criteria:</w:t>
      </w:r>
    </w:p>
    <w:p w14:paraId="39B72799" w14:textId="77777777" w:rsidR="003A7069" w:rsidRDefault="003A7069" w:rsidP="003A7069">
      <w:pPr>
        <w:pStyle w:val="Listenabsatz"/>
        <w:numPr>
          <w:ilvl w:val="1"/>
          <w:numId w:val="41"/>
        </w:numPr>
      </w:pPr>
      <w:r>
        <w:t>user can define medolic patterns</w:t>
      </w:r>
    </w:p>
    <w:p w14:paraId="4276E070" w14:textId="77777777" w:rsidR="003A7069" w:rsidRDefault="003A7069" w:rsidP="003A7069">
      <w:pPr>
        <w:pStyle w:val="Listenabsatz"/>
        <w:numPr>
          <w:ilvl w:val="1"/>
          <w:numId w:val="41"/>
        </w:numPr>
      </w:pPr>
      <w:r>
        <w:t>uploaded data is analysed</w:t>
      </w:r>
    </w:p>
    <w:p w14:paraId="658D09F1" w14:textId="77777777" w:rsidR="003A7069" w:rsidRDefault="003A7069" w:rsidP="003A7069">
      <w:pPr>
        <w:pStyle w:val="Listenabsatz"/>
        <w:numPr>
          <w:ilvl w:val="1"/>
          <w:numId w:val="41"/>
        </w:numPr>
      </w:pPr>
      <w:r>
        <w:t>results are visualized</w:t>
      </w:r>
    </w:p>
    <w:p w14:paraId="6EC359E9" w14:textId="77777777" w:rsidR="003A7069" w:rsidRDefault="003A7069" w:rsidP="003A7069">
      <w:pPr>
        <w:pStyle w:val="Listenabsatz"/>
        <w:numPr>
          <w:ilvl w:val="1"/>
          <w:numId w:val="41"/>
        </w:numPr>
      </w:pPr>
      <w:r>
        <w:t>user can determine the clef</w:t>
      </w:r>
    </w:p>
    <w:p w14:paraId="575D270B" w14:textId="77777777" w:rsidR="003A7069" w:rsidRDefault="003A7069" w:rsidP="003A7069"/>
    <w:p w14:paraId="2BAFC450" w14:textId="77777777" w:rsidR="003A7069" w:rsidRDefault="003A7069" w:rsidP="003A7069"/>
    <w:p w14:paraId="110AF972" w14:textId="4F06DC64" w:rsidR="003A7069" w:rsidRPr="003A7069" w:rsidRDefault="003A7069" w:rsidP="003A7069">
      <w:pPr>
        <w:pStyle w:val="Listenabsatz"/>
        <w:numPr>
          <w:ilvl w:val="0"/>
          <w:numId w:val="42"/>
        </w:numPr>
        <w:rPr>
          <w:lang w:val="en-US"/>
        </w:rPr>
      </w:pPr>
      <w:r w:rsidRPr="003A7069">
        <w:rPr>
          <w:lang w:val="en-US"/>
        </w:rPr>
        <w:t>„ As a user i want to be able to enter patterns interactiv</w:t>
      </w:r>
      <w:r w:rsidR="0024612C">
        <w:rPr>
          <w:lang w:val="en-US"/>
        </w:rPr>
        <w:t>e</w:t>
      </w:r>
      <w:r w:rsidRPr="003A7069">
        <w:rPr>
          <w:lang w:val="en-US"/>
        </w:rPr>
        <w:t>ly with a computer mouse, so that i can easily handle the creation of patterns“</w:t>
      </w:r>
    </w:p>
    <w:p w14:paraId="6D104FB8" w14:textId="77777777" w:rsidR="003A7069" w:rsidRDefault="003A7069" w:rsidP="003A7069">
      <w:pPr>
        <w:pStyle w:val="Listenabsatz"/>
        <w:numPr>
          <w:ilvl w:val="0"/>
          <w:numId w:val="41"/>
        </w:numPr>
      </w:pPr>
      <w:r>
        <w:t>Acceptance criteria:</w:t>
      </w:r>
    </w:p>
    <w:p w14:paraId="25CF46B9" w14:textId="77777777" w:rsidR="003A7069" w:rsidRPr="003A7069" w:rsidRDefault="003A7069" w:rsidP="003A7069">
      <w:pPr>
        <w:pStyle w:val="Listenabsatz"/>
        <w:numPr>
          <w:ilvl w:val="1"/>
          <w:numId w:val="41"/>
        </w:numPr>
        <w:rPr>
          <w:lang w:val="en-US"/>
        </w:rPr>
      </w:pPr>
      <w:r w:rsidRPr="003A7069">
        <w:rPr>
          <w:lang w:val="en-US"/>
        </w:rPr>
        <w:t>input field is visualized as a stave</w:t>
      </w:r>
    </w:p>
    <w:p w14:paraId="1BD8EADF" w14:textId="77777777" w:rsidR="003A7069" w:rsidRPr="003A7069" w:rsidRDefault="003A7069" w:rsidP="003A7069">
      <w:pPr>
        <w:pStyle w:val="Listenabsatz"/>
        <w:numPr>
          <w:ilvl w:val="1"/>
          <w:numId w:val="41"/>
        </w:numPr>
        <w:rPr>
          <w:lang w:val="en-US"/>
        </w:rPr>
      </w:pPr>
      <w:r w:rsidRPr="003A7069">
        <w:rPr>
          <w:lang w:val="en-US"/>
        </w:rPr>
        <w:t>user is able to enter notes on the stave with a computer mouse</w:t>
      </w:r>
    </w:p>
    <w:p w14:paraId="6BB7214F" w14:textId="77777777" w:rsidR="003A7069" w:rsidRPr="003A7069" w:rsidRDefault="003A7069" w:rsidP="003A7069">
      <w:pPr>
        <w:pStyle w:val="Listenabsatz"/>
        <w:numPr>
          <w:ilvl w:val="1"/>
          <w:numId w:val="41"/>
        </w:numPr>
        <w:rPr>
          <w:lang w:val="en-US"/>
        </w:rPr>
      </w:pPr>
      <w:r w:rsidRPr="003A7069">
        <w:rPr>
          <w:lang w:val="en-US"/>
        </w:rPr>
        <w:t>user can determine the note value/duration by selection</w:t>
      </w:r>
    </w:p>
    <w:p w14:paraId="6B85CBA8" w14:textId="77777777" w:rsidR="003A7069" w:rsidRPr="003A7069" w:rsidRDefault="003A7069" w:rsidP="003A7069">
      <w:pPr>
        <w:pStyle w:val="Listenabsatz"/>
        <w:numPr>
          <w:ilvl w:val="1"/>
          <w:numId w:val="41"/>
        </w:numPr>
        <w:rPr>
          <w:lang w:val="en-US"/>
        </w:rPr>
      </w:pPr>
      <w:r w:rsidRPr="003A7069">
        <w:rPr>
          <w:lang w:val="en-US"/>
        </w:rPr>
        <w:t>user can determine the octave by placing notes on the stave</w:t>
      </w:r>
    </w:p>
    <w:p w14:paraId="06E2E4E5" w14:textId="77777777" w:rsidR="003A7069" w:rsidRDefault="003A7069" w:rsidP="003A7069">
      <w:pPr>
        <w:pStyle w:val="Listenabsatz"/>
        <w:numPr>
          <w:ilvl w:val="1"/>
          <w:numId w:val="41"/>
        </w:numPr>
      </w:pPr>
      <w:r>
        <w:t>user can determine the clef</w:t>
      </w:r>
    </w:p>
    <w:p w14:paraId="4973D838" w14:textId="77777777" w:rsidR="003A7069" w:rsidRPr="003A7069" w:rsidRDefault="003A7069" w:rsidP="003A7069">
      <w:pPr>
        <w:pStyle w:val="Listenabsatz"/>
        <w:numPr>
          <w:ilvl w:val="1"/>
          <w:numId w:val="41"/>
        </w:numPr>
        <w:rPr>
          <w:lang w:val="en-US"/>
        </w:rPr>
      </w:pPr>
      <w:r w:rsidRPr="003A7069">
        <w:rPr>
          <w:lang w:val="en-US"/>
        </w:rPr>
        <w:t>user can determine accidental and naturals</w:t>
      </w:r>
    </w:p>
    <w:p w14:paraId="7C3AAA91" w14:textId="77777777" w:rsidR="003A7069" w:rsidRPr="003A7069" w:rsidRDefault="003A7069" w:rsidP="003A7069">
      <w:pPr>
        <w:pStyle w:val="Listenabsatz"/>
        <w:numPr>
          <w:ilvl w:val="1"/>
          <w:numId w:val="41"/>
        </w:numPr>
        <w:rPr>
          <w:lang w:val="en-US"/>
        </w:rPr>
      </w:pPr>
      <w:r w:rsidRPr="003A7069">
        <w:rPr>
          <w:lang w:val="en-US"/>
        </w:rPr>
        <w:t>NICE TO HAVE: triplets, dotted notes, rests</w:t>
      </w:r>
    </w:p>
    <w:p w14:paraId="71AE6ECA" w14:textId="77777777" w:rsidR="003A7069" w:rsidRPr="003A7069" w:rsidRDefault="003A7069" w:rsidP="003A7069">
      <w:pPr>
        <w:rPr>
          <w:lang w:val="en-US"/>
        </w:rPr>
      </w:pPr>
    </w:p>
    <w:p w14:paraId="4BDD2DCC" w14:textId="77777777" w:rsidR="003A7069" w:rsidRPr="003A7069" w:rsidRDefault="003A7069" w:rsidP="003A7069">
      <w:pPr>
        <w:pStyle w:val="Listenabsatz"/>
        <w:numPr>
          <w:ilvl w:val="0"/>
          <w:numId w:val="42"/>
        </w:numPr>
        <w:rPr>
          <w:lang w:val="en-US"/>
        </w:rPr>
      </w:pPr>
      <w:r w:rsidRPr="003A7069">
        <w:rPr>
          <w:lang w:val="en-US"/>
        </w:rPr>
        <w:t>„As a user i want to see a clear list of occurences of my search, so that i get an overview of where that pattern was found in my uploaded file(s)“</w:t>
      </w:r>
    </w:p>
    <w:p w14:paraId="7F32D308" w14:textId="77777777" w:rsidR="003A7069" w:rsidRDefault="003A7069" w:rsidP="003A7069">
      <w:pPr>
        <w:pStyle w:val="Listenabsatz"/>
        <w:numPr>
          <w:ilvl w:val="0"/>
          <w:numId w:val="41"/>
        </w:numPr>
      </w:pPr>
      <w:r>
        <w:t>Acceptance criteria:</w:t>
      </w:r>
    </w:p>
    <w:p w14:paraId="5BD6D7A2" w14:textId="77777777" w:rsidR="003A7069" w:rsidRPr="003A7069" w:rsidRDefault="003A7069" w:rsidP="003A7069">
      <w:pPr>
        <w:pStyle w:val="Listenabsatz"/>
        <w:numPr>
          <w:ilvl w:val="1"/>
          <w:numId w:val="41"/>
        </w:numPr>
        <w:rPr>
          <w:lang w:val="en-US"/>
        </w:rPr>
      </w:pPr>
      <w:r w:rsidRPr="003A7069">
        <w:rPr>
          <w:lang w:val="en-US"/>
        </w:rPr>
        <w:t>user can review his/her search pattern</w:t>
      </w:r>
    </w:p>
    <w:p w14:paraId="5C1B5A43" w14:textId="77777777" w:rsidR="003A7069" w:rsidRPr="003A7069" w:rsidRDefault="003A7069" w:rsidP="003A7069">
      <w:pPr>
        <w:pStyle w:val="Listenabsatz"/>
        <w:numPr>
          <w:ilvl w:val="1"/>
          <w:numId w:val="41"/>
        </w:numPr>
        <w:rPr>
          <w:lang w:val="en-US"/>
        </w:rPr>
      </w:pPr>
      <w:r w:rsidRPr="003A7069">
        <w:rPr>
          <w:lang w:val="en-US"/>
        </w:rPr>
        <w:t>google like result list including title, interpret, number of occurences inside the file(s)</w:t>
      </w:r>
    </w:p>
    <w:p w14:paraId="20629236" w14:textId="77777777" w:rsidR="003A7069" w:rsidRPr="003A7069" w:rsidRDefault="003A7069" w:rsidP="003A7069">
      <w:pPr>
        <w:rPr>
          <w:lang w:val="en-US"/>
        </w:rPr>
      </w:pPr>
    </w:p>
    <w:p w14:paraId="008FDB3E" w14:textId="5541B534" w:rsidR="003A7069" w:rsidRPr="003A7069" w:rsidRDefault="003A7069" w:rsidP="003A7069">
      <w:pPr>
        <w:pStyle w:val="Listenabsatz"/>
        <w:numPr>
          <w:ilvl w:val="0"/>
          <w:numId w:val="42"/>
        </w:numPr>
        <w:rPr>
          <w:lang w:val="en-US"/>
        </w:rPr>
      </w:pPr>
      <w:r w:rsidRPr="003A7069">
        <w:rPr>
          <w:lang w:val="en-US"/>
        </w:rPr>
        <w:t>„As a user i want to view certain results in more detail, so that i can see where results occure in a file“</w:t>
      </w:r>
    </w:p>
    <w:p w14:paraId="29DA80CA" w14:textId="77777777" w:rsidR="003A7069" w:rsidRDefault="003A7069" w:rsidP="003A7069">
      <w:pPr>
        <w:pStyle w:val="Listenabsatz"/>
        <w:numPr>
          <w:ilvl w:val="0"/>
          <w:numId w:val="41"/>
        </w:numPr>
      </w:pPr>
      <w:r>
        <w:t>Acceptance criteria:</w:t>
      </w:r>
    </w:p>
    <w:p w14:paraId="3E8B7FC1" w14:textId="77777777" w:rsidR="003A7069" w:rsidRPr="003A7069" w:rsidRDefault="003A7069" w:rsidP="003A7069">
      <w:pPr>
        <w:pStyle w:val="Listenabsatz"/>
        <w:numPr>
          <w:ilvl w:val="1"/>
          <w:numId w:val="41"/>
        </w:numPr>
        <w:rPr>
          <w:lang w:val="en-US"/>
        </w:rPr>
      </w:pPr>
      <w:r w:rsidRPr="003A7069">
        <w:rPr>
          <w:lang w:val="en-US"/>
        </w:rPr>
        <w:t>user sees an extract of the file, containing highlighted results embedded in a few staves</w:t>
      </w:r>
    </w:p>
    <w:p w14:paraId="08B0E133" w14:textId="77777777" w:rsidR="003A7069" w:rsidRPr="003A7069" w:rsidRDefault="003A7069" w:rsidP="003A7069">
      <w:pPr>
        <w:pStyle w:val="Listenabsatz"/>
        <w:numPr>
          <w:ilvl w:val="1"/>
          <w:numId w:val="41"/>
        </w:numPr>
        <w:rPr>
          <w:lang w:val="en-US"/>
        </w:rPr>
      </w:pPr>
      <w:r w:rsidRPr="003A7069">
        <w:rPr>
          <w:lang w:val="en-US"/>
        </w:rPr>
        <w:t>user can jump to next/previous occurences inside the same file</w:t>
      </w:r>
    </w:p>
    <w:p w14:paraId="04BC27AA" w14:textId="77777777" w:rsidR="003A7069" w:rsidRPr="003A7069" w:rsidRDefault="003A7069" w:rsidP="003A7069">
      <w:pPr>
        <w:pStyle w:val="Listenabsatz"/>
        <w:numPr>
          <w:ilvl w:val="1"/>
          <w:numId w:val="41"/>
        </w:numPr>
        <w:rPr>
          <w:lang w:val="en-US"/>
        </w:rPr>
      </w:pPr>
      <w:r w:rsidRPr="003A7069">
        <w:rPr>
          <w:lang w:val="en-US"/>
        </w:rPr>
        <w:t>user gets general information about this track (same as in automatic analysation after upload)</w:t>
      </w:r>
    </w:p>
    <w:p w14:paraId="414A58D5" w14:textId="77777777" w:rsidR="003A7069" w:rsidRPr="003A7069" w:rsidRDefault="003A7069" w:rsidP="003A7069">
      <w:pPr>
        <w:rPr>
          <w:lang w:val="en-US"/>
        </w:rPr>
      </w:pPr>
    </w:p>
    <w:p w14:paraId="5C3EC66F" w14:textId="77777777" w:rsidR="003A7069" w:rsidRPr="003A7069" w:rsidRDefault="003A7069" w:rsidP="003A7069">
      <w:pPr>
        <w:pStyle w:val="Listenabsatz"/>
        <w:numPr>
          <w:ilvl w:val="0"/>
          <w:numId w:val="42"/>
        </w:numPr>
        <w:rPr>
          <w:lang w:val="en-US"/>
        </w:rPr>
      </w:pPr>
      <w:r w:rsidRPr="003A7069">
        <w:rPr>
          <w:lang w:val="en-US"/>
        </w:rPr>
        <w:lastRenderedPageBreak/>
        <w:t>„As a user i want to listen to extracts of certain results, so that i can to get an impression of that certain pattern inside of its context.“</w:t>
      </w:r>
    </w:p>
    <w:p w14:paraId="6F4F6F1B" w14:textId="77777777" w:rsidR="003A7069" w:rsidRDefault="003A7069" w:rsidP="003A7069">
      <w:pPr>
        <w:pStyle w:val="Listenabsatz"/>
        <w:numPr>
          <w:ilvl w:val="0"/>
          <w:numId w:val="41"/>
        </w:numPr>
      </w:pPr>
      <w:r>
        <w:t>Acceptance criteria:</w:t>
      </w:r>
    </w:p>
    <w:p w14:paraId="55665665" w14:textId="77777777" w:rsidR="003A7069" w:rsidRPr="003A7069" w:rsidRDefault="003A7069" w:rsidP="003A7069">
      <w:pPr>
        <w:pStyle w:val="Listenabsatz"/>
        <w:numPr>
          <w:ilvl w:val="1"/>
          <w:numId w:val="41"/>
        </w:numPr>
        <w:rPr>
          <w:lang w:val="en-US"/>
        </w:rPr>
      </w:pPr>
      <w:r w:rsidRPr="003A7069">
        <w:rPr>
          <w:lang w:val="en-US"/>
        </w:rPr>
        <w:t>user can play, pause, stop the playback</w:t>
      </w:r>
    </w:p>
    <w:p w14:paraId="520D36A2" w14:textId="77777777" w:rsidR="003A7069" w:rsidRDefault="003A7069" w:rsidP="003A7069">
      <w:pPr>
        <w:pStyle w:val="Listenabsatz"/>
        <w:numPr>
          <w:ilvl w:val="1"/>
          <w:numId w:val="41"/>
        </w:numPr>
      </w:pPr>
      <w:r>
        <w:t>current playback position is visualized</w:t>
      </w:r>
    </w:p>
    <w:p w14:paraId="5FF5CBCD" w14:textId="77777777" w:rsidR="003A7069" w:rsidRDefault="003A7069" w:rsidP="003A7069"/>
    <w:p w14:paraId="76EC924D" w14:textId="4203AC80" w:rsidR="003A7069" w:rsidRDefault="003A7069" w:rsidP="003A7069">
      <w:pPr>
        <w:pStyle w:val="berschrift1"/>
        <w:numPr>
          <w:ilvl w:val="0"/>
          <w:numId w:val="0"/>
        </w:numPr>
        <w:ind w:left="432" w:hanging="432"/>
      </w:pPr>
      <w:bookmarkStart w:id="210" w:name="_Toc415567336"/>
      <w:r>
        <w:t>Anhang B Digitaler Anhang</w:t>
      </w:r>
      <w:bookmarkEnd w:id="210"/>
    </w:p>
    <w:p w14:paraId="033969C0" w14:textId="77777777" w:rsidR="003A7069" w:rsidRDefault="003A7069" w:rsidP="003A7069">
      <w:r>
        <w:t>Inhalt:</w:t>
      </w:r>
    </w:p>
    <w:p w14:paraId="4C9AAF89" w14:textId="77777777" w:rsidR="003A7069" w:rsidRDefault="003A7069" w:rsidP="003A7069">
      <w:pPr>
        <w:pStyle w:val="Folgeabsatz"/>
        <w:numPr>
          <w:ilvl w:val="0"/>
          <w:numId w:val="43"/>
        </w:numPr>
      </w:pPr>
      <w:r>
        <w:t>Quellcode (Projektdateien und Ressourcen)</w:t>
      </w:r>
    </w:p>
    <w:p w14:paraId="654CEADE" w14:textId="77777777" w:rsidR="003A7069" w:rsidRDefault="003A7069" w:rsidP="003A7069">
      <w:pPr>
        <w:pStyle w:val="Folgeabsatz"/>
        <w:numPr>
          <w:ilvl w:val="0"/>
          <w:numId w:val="43"/>
        </w:numPr>
      </w:pPr>
      <w:r>
        <w:t>Material (Während des Projektes entstandenes Material)</w:t>
      </w:r>
    </w:p>
    <w:p w14:paraId="52DB3E29" w14:textId="77777777" w:rsidR="003A7069" w:rsidRDefault="003A7069" w:rsidP="003A7069">
      <w:pPr>
        <w:pStyle w:val="Folgeabsatz"/>
        <w:numPr>
          <w:ilvl w:val="1"/>
          <w:numId w:val="43"/>
        </w:numPr>
      </w:pPr>
      <w:r>
        <w:t>Logoentwürfe</w:t>
      </w:r>
    </w:p>
    <w:p w14:paraId="3FEC79DF" w14:textId="77777777" w:rsidR="003A7069" w:rsidRDefault="003A7069" w:rsidP="003A7069">
      <w:pPr>
        <w:pStyle w:val="Folgeabsatz"/>
        <w:numPr>
          <w:ilvl w:val="1"/>
          <w:numId w:val="43"/>
        </w:numPr>
      </w:pPr>
      <w:r>
        <w:t>Screenshots</w:t>
      </w:r>
    </w:p>
    <w:p w14:paraId="6E0C24B8" w14:textId="77777777" w:rsidR="003A7069" w:rsidRDefault="003A7069" w:rsidP="003A7069">
      <w:pPr>
        <w:pStyle w:val="Folgeabsatz"/>
        <w:numPr>
          <w:ilvl w:val="1"/>
          <w:numId w:val="43"/>
        </w:numPr>
      </w:pPr>
      <w:r>
        <w:t>Datenbankschema (Grafik)</w:t>
      </w:r>
    </w:p>
    <w:p w14:paraId="62E99656" w14:textId="77777777" w:rsidR="003A7069" w:rsidRDefault="003A7069" w:rsidP="003A7069">
      <w:pPr>
        <w:pStyle w:val="Folgeabsatz"/>
        <w:numPr>
          <w:ilvl w:val="1"/>
          <w:numId w:val="43"/>
        </w:numPr>
      </w:pPr>
      <w:r>
        <w:t>Systemarchitektur (Grafik)</w:t>
      </w:r>
    </w:p>
    <w:p w14:paraId="117CFE6E" w14:textId="556EAA63" w:rsidR="003A7069" w:rsidRPr="003A7069" w:rsidRDefault="003A7069" w:rsidP="003A7069">
      <w:pPr>
        <w:pStyle w:val="Folgeabsatz"/>
        <w:numPr>
          <w:ilvl w:val="1"/>
          <w:numId w:val="43"/>
        </w:numPr>
      </w:pPr>
      <w:r>
        <w:t>Sonstiges</w:t>
      </w:r>
    </w:p>
    <w:sectPr w:rsidR="003A7069" w:rsidRPr="003A7069" w:rsidSect="000147EF">
      <w:headerReference w:type="default" r:id="rId23"/>
      <w:pgSz w:w="11906" w:h="16838"/>
      <w:pgMar w:top="1418" w:right="1418" w:bottom="1134" w:left="1985"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6" w:author="Lukas Lamm" w:date="2015-04-01T20:28:00Z" w:initials="LL">
    <w:p w14:paraId="347F96C7" w14:textId="67B7CA19" w:rsidR="001D0F19" w:rsidRDefault="001D0F19">
      <w:pPr>
        <w:pStyle w:val="Kommentartext"/>
      </w:pPr>
      <w:r>
        <w:rPr>
          <w:rStyle w:val="Kommentarzeichen"/>
        </w:rPr>
        <w:annotationRef/>
      </w:r>
      <w:r>
        <w:t>Bild austauschen (2. Oktave nicht mehr vorhanden)</w:t>
      </w:r>
    </w:p>
  </w:comment>
  <w:comment w:id="152" w:author="Lukas Lamm" w:date="2015-04-01T21:28:00Z" w:initials="LL">
    <w:p w14:paraId="3A5D7B9D" w14:textId="64F8205E" w:rsidR="00613EA9" w:rsidRDefault="00613EA9">
      <w:pPr>
        <w:pStyle w:val="Kommentartext"/>
      </w:pPr>
      <w:bookmarkStart w:id="153" w:name="_GoBack"/>
      <w:r>
        <w:rPr>
          <w:rStyle w:val="Kommentarzeichen"/>
        </w:rPr>
        <w:annotationRef/>
      </w:r>
      <w:r>
        <w:t>Bild austauschen (</w:t>
      </w:r>
      <w:proofErr w:type="spellStart"/>
      <w:r>
        <w:t>Pagination</w:t>
      </w:r>
      <w:proofErr w:type="spellEnd"/>
      <w:r>
        <w:t>)</w:t>
      </w:r>
      <w:bookmarkEnd w:id="153"/>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47F96C7" w15:done="0"/>
  <w15:commentEx w15:paraId="3A5D7B9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C88962" w14:textId="77777777" w:rsidR="00BF50A7" w:rsidRDefault="00BF50A7" w:rsidP="00793C70">
      <w:pPr>
        <w:spacing w:line="240" w:lineRule="auto"/>
      </w:pPr>
      <w:r>
        <w:separator/>
      </w:r>
    </w:p>
  </w:endnote>
  <w:endnote w:type="continuationSeparator" w:id="0">
    <w:p w14:paraId="75E70A5C" w14:textId="77777777" w:rsidR="00BF50A7" w:rsidRDefault="00BF50A7" w:rsidP="00793C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utiger Next LT W1G">
    <w:altName w:val="Corbel"/>
    <w:charset w:val="00"/>
    <w:family w:val="auto"/>
    <w:pitch w:val="variable"/>
    <w:sig w:usb0="00000001" w:usb1="5000205B" w:usb2="00000000" w:usb3="00000000" w:csb0="0000009F" w:csb1="00000000"/>
  </w:font>
  <w:font w:name="Calibri">
    <w:panose1 w:val="020F0502020204030204"/>
    <w:charset w:val="00"/>
    <w:family w:val="swiss"/>
    <w:pitch w:val="variable"/>
    <w:sig w:usb0="E00002FF" w:usb1="4000ACFF" w:usb2="00000001" w:usb3="00000000" w:csb0="0000019F" w:csb1="00000000"/>
  </w:font>
  <w:font w:name="Frutiger Next LT W1G Medium">
    <w:altName w:val="Segoe UI Semibold"/>
    <w:panose1 w:val="00000000000000000000"/>
    <w:charset w:val="00"/>
    <w:family w:val="swiss"/>
    <w:notTrueType/>
    <w:pitch w:val="variable"/>
    <w:sig w:usb0="00000001"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E90639" w14:textId="77777777" w:rsidR="00BF50A7" w:rsidRDefault="00BF50A7" w:rsidP="00793C70">
      <w:pPr>
        <w:spacing w:line="240" w:lineRule="auto"/>
      </w:pPr>
      <w:r>
        <w:separator/>
      </w:r>
    </w:p>
  </w:footnote>
  <w:footnote w:type="continuationSeparator" w:id="0">
    <w:p w14:paraId="04F76174" w14:textId="77777777" w:rsidR="00BF50A7" w:rsidRDefault="00BF50A7" w:rsidP="00793C70">
      <w:pPr>
        <w:spacing w:line="240" w:lineRule="auto"/>
      </w:pPr>
      <w:r>
        <w:continuationSeparator/>
      </w:r>
    </w:p>
  </w:footnote>
  <w:footnote w:id="1">
    <w:p w14:paraId="04D6D54E" w14:textId="5B0D4ACB" w:rsidR="0024612C" w:rsidRDefault="0024612C">
      <w:pPr>
        <w:pStyle w:val="Funotentext"/>
      </w:pPr>
      <w:r>
        <w:rPr>
          <w:rStyle w:val="Funotenzeichen"/>
        </w:rPr>
        <w:footnoteRef/>
      </w:r>
      <w:r>
        <w:t xml:space="preserve"> </w:t>
      </w:r>
      <w:r w:rsidRPr="00E66D42">
        <w:t>http://www.klemm-music.de/makemusic/finale/</w:t>
      </w:r>
      <w:r>
        <w:t xml:space="preserve"> 27.03.2015</w:t>
      </w:r>
    </w:p>
  </w:footnote>
  <w:footnote w:id="2">
    <w:p w14:paraId="47DC67F9" w14:textId="533811A3" w:rsidR="0024612C" w:rsidRDefault="0024612C">
      <w:pPr>
        <w:pStyle w:val="Funotentext"/>
      </w:pPr>
      <w:r>
        <w:rPr>
          <w:rStyle w:val="Funotenzeichen"/>
        </w:rPr>
        <w:footnoteRef/>
      </w:r>
      <w:r>
        <w:t xml:space="preserve"> </w:t>
      </w:r>
      <w:r w:rsidRPr="00E66D42">
        <w:t>https://musescore.org/de</w:t>
      </w:r>
      <w:r>
        <w:t xml:space="preserve"> 27.03.2015</w:t>
      </w:r>
    </w:p>
  </w:footnote>
  <w:footnote w:id="3">
    <w:p w14:paraId="523E8F8C" w14:textId="253F1E3C" w:rsidR="0024612C" w:rsidRDefault="0024612C">
      <w:pPr>
        <w:pStyle w:val="Funotentext"/>
      </w:pPr>
      <w:r>
        <w:rPr>
          <w:rStyle w:val="Funotenzeichen"/>
        </w:rPr>
        <w:footnoteRef/>
      </w:r>
      <w:r>
        <w:t xml:space="preserve"> </w:t>
      </w:r>
      <w:r w:rsidRPr="00E66D42">
        <w:t>http://my.vexflow.com/</w:t>
      </w:r>
      <w:r>
        <w:t xml:space="preserve"> 27.03.2015</w:t>
      </w:r>
    </w:p>
  </w:footnote>
  <w:footnote w:id="4">
    <w:p w14:paraId="1426E2D0" w14:textId="2E20825F" w:rsidR="0024612C" w:rsidRDefault="0024612C">
      <w:pPr>
        <w:pStyle w:val="Funotentext"/>
      </w:pPr>
      <w:r>
        <w:rPr>
          <w:rStyle w:val="Funotenzeichen"/>
        </w:rPr>
        <w:footnoteRef/>
      </w:r>
      <w:r w:rsidRPr="00E66D42">
        <w:t xml:space="preserve"> https://www.noteflight.com/</w:t>
      </w:r>
      <w:r>
        <w:t xml:space="preserve"> 27.03.2015</w:t>
      </w:r>
    </w:p>
  </w:footnote>
  <w:footnote w:id="5">
    <w:p w14:paraId="5970AB41" w14:textId="262E9AB1" w:rsidR="0024612C" w:rsidRDefault="0024612C">
      <w:pPr>
        <w:pStyle w:val="Funotentext"/>
      </w:pPr>
      <w:r>
        <w:rPr>
          <w:rStyle w:val="Funotenzeichen"/>
        </w:rPr>
        <w:footnoteRef/>
      </w:r>
      <w:r>
        <w:t xml:space="preserve"> </w:t>
      </w:r>
      <w:r w:rsidRPr="009111D8">
        <w:t>http://www.musicxml.com/de/</w:t>
      </w:r>
      <w:r>
        <w:t xml:space="preserve"> 27.03.2015</w:t>
      </w:r>
    </w:p>
  </w:footnote>
  <w:footnote w:id="6">
    <w:p w14:paraId="1FC31397" w14:textId="5D893032" w:rsidR="0024612C" w:rsidRDefault="0024612C">
      <w:pPr>
        <w:pStyle w:val="Funotentext"/>
      </w:pPr>
      <w:r>
        <w:rPr>
          <w:rStyle w:val="Funotenzeichen"/>
        </w:rPr>
        <w:footnoteRef/>
      </w:r>
      <w:r>
        <w:t xml:space="preserve"> </w:t>
      </w:r>
      <w:r w:rsidRPr="00E66D42">
        <w:t>https://de.wikipedia.org/wiki/MusicXML</w:t>
      </w:r>
      <w:r>
        <w:t xml:space="preserve"> 27.03.2015</w:t>
      </w:r>
    </w:p>
  </w:footnote>
  <w:footnote w:id="7">
    <w:p w14:paraId="2AA28D87" w14:textId="29291596" w:rsidR="0024612C" w:rsidRDefault="0024612C">
      <w:pPr>
        <w:pStyle w:val="Funotentext"/>
      </w:pPr>
      <w:r>
        <w:rPr>
          <w:rStyle w:val="Funotenzeichen"/>
        </w:rPr>
        <w:footnoteRef/>
      </w:r>
      <w:r>
        <w:t xml:space="preserve"> </w:t>
      </w:r>
      <w:r w:rsidRPr="004317CD">
        <w:t>mscx, mscz, xml, mxl, mid, ogg, wav, flac, pdf, ps, png, svg und ly</w:t>
      </w:r>
    </w:p>
  </w:footnote>
  <w:footnote w:id="8">
    <w:p w14:paraId="3A792FD7" w14:textId="26095C14" w:rsidR="0024612C" w:rsidRDefault="0024612C">
      <w:pPr>
        <w:pStyle w:val="Funotentext"/>
      </w:pPr>
      <w:r>
        <w:rPr>
          <w:rStyle w:val="Funotenzeichen"/>
        </w:rPr>
        <w:footnoteRef/>
      </w:r>
      <w:r>
        <w:t xml:space="preserve"> </w:t>
      </w:r>
      <w:r w:rsidRPr="00AA23ED">
        <w:t>http://www.w3.org/TR/xpath/</w:t>
      </w:r>
      <w:r>
        <w:t xml:space="preserve"> 27.03.2015</w:t>
      </w:r>
    </w:p>
  </w:footnote>
  <w:footnote w:id="9">
    <w:p w14:paraId="32EC5E63" w14:textId="6398E228" w:rsidR="0024612C" w:rsidRDefault="0024612C">
      <w:pPr>
        <w:pStyle w:val="Funotentext"/>
      </w:pPr>
      <w:r>
        <w:rPr>
          <w:rStyle w:val="Funotenzeichen"/>
        </w:rPr>
        <w:footnoteRef/>
      </w:r>
      <w:r>
        <w:t xml:space="preserve"> </w:t>
      </w:r>
      <w:r w:rsidRPr="00AA23ED">
        <w:t>https://php.net/</w:t>
      </w:r>
      <w:r>
        <w:t xml:space="preserve"> 27.03.2015</w:t>
      </w:r>
    </w:p>
  </w:footnote>
  <w:footnote w:id="10">
    <w:p w14:paraId="3BBDA6DE" w14:textId="40931B2A" w:rsidR="0024612C" w:rsidRDefault="0024612C">
      <w:pPr>
        <w:pStyle w:val="Funotentext"/>
      </w:pPr>
      <w:r>
        <w:rPr>
          <w:rStyle w:val="Funotenzeichen"/>
        </w:rPr>
        <w:footnoteRef/>
      </w:r>
      <w:r>
        <w:t xml:space="preserve"> </w:t>
      </w:r>
      <w:r w:rsidRPr="00AA23ED">
        <w:t>https://php.net/manual/de/book.simplexml.php</w:t>
      </w:r>
      <w:r>
        <w:t xml:space="preserve"> 27.03.2015</w:t>
      </w:r>
    </w:p>
  </w:footnote>
  <w:footnote w:id="11">
    <w:p w14:paraId="54561C87" w14:textId="59DBB442" w:rsidR="00AC0E95" w:rsidRDefault="00AC0E95">
      <w:pPr>
        <w:pStyle w:val="Funotentext"/>
      </w:pPr>
      <w:ins w:id="126" w:author="Lukas Lamm" w:date="2015-04-01T21:21:00Z">
        <w:r>
          <w:rPr>
            <w:rStyle w:val="Funotenzeichen"/>
          </w:rPr>
          <w:footnoteRef/>
        </w:r>
        <w:r>
          <w:t xml:space="preserve"> </w:t>
        </w:r>
        <w:r w:rsidRPr="00AC0E95">
          <w:rPr>
            <w:rPrChange w:id="127" w:author="Lukas Lamm" w:date="2015-04-01T21:21:00Z">
              <w:rPr>
                <w:rStyle w:val="Hyperlink"/>
              </w:rPr>
            </w:rPrChange>
          </w:rPr>
          <w:t>http://php.net/manual/de/class.domdocument.php</w:t>
        </w:r>
        <w:r>
          <w:t xml:space="preserve"> - 01.04.2015</w:t>
        </w:r>
      </w:ins>
    </w:p>
  </w:footnote>
  <w:footnote w:id="12">
    <w:p w14:paraId="3D37BAAF" w14:textId="7C3FFA56" w:rsidR="00AC0E95" w:rsidRDefault="00AC0E95">
      <w:pPr>
        <w:pStyle w:val="Funotentext"/>
      </w:pPr>
      <w:ins w:id="134" w:author="Lukas Lamm" w:date="2015-04-01T21:22:00Z">
        <w:r>
          <w:rPr>
            <w:rStyle w:val="Funotenzeichen"/>
          </w:rPr>
          <w:footnoteRef/>
        </w:r>
        <w:r>
          <w:t xml:space="preserve"> </w:t>
        </w:r>
        <w:r w:rsidRPr="00AC0E95">
          <w:t>http://php.net/manual/de/class.domxpath.php</w:t>
        </w:r>
      </w:ins>
    </w:p>
  </w:footnote>
  <w:footnote w:id="13">
    <w:p w14:paraId="24E34638" w14:textId="71A7B185" w:rsidR="0024612C" w:rsidRDefault="0024612C">
      <w:pPr>
        <w:pStyle w:val="Funotentext"/>
      </w:pPr>
      <w:r>
        <w:rPr>
          <w:rStyle w:val="Funotenzeichen"/>
        </w:rPr>
        <w:footnoteRef/>
      </w:r>
      <w:r>
        <w:t xml:space="preserve"> </w:t>
      </w:r>
      <w:r w:rsidRPr="00050CB5">
        <w:t>https://www.zenhub.io/</w:t>
      </w:r>
      <w:r>
        <w:t xml:space="preserve"> 27.03.2015</w:t>
      </w:r>
    </w:p>
  </w:footnote>
  <w:footnote w:id="14">
    <w:p w14:paraId="68A70EC6" w14:textId="1056B5DC" w:rsidR="0024612C" w:rsidRDefault="0024612C">
      <w:pPr>
        <w:pStyle w:val="Funotentext"/>
      </w:pPr>
      <w:r>
        <w:rPr>
          <w:rStyle w:val="Funotenzeichen"/>
        </w:rPr>
        <w:footnoteRef/>
      </w:r>
      <w:r>
        <w:t xml:space="preserve"> </w:t>
      </w:r>
      <w:r w:rsidRPr="004D0C94">
        <w:t>http://laravel.com/</w:t>
      </w:r>
      <w:r>
        <w:t xml:space="preserve"> 27.03.2015</w:t>
      </w:r>
    </w:p>
  </w:footnote>
  <w:footnote w:id="15">
    <w:p w14:paraId="0F9F1E4A" w14:textId="5737643D" w:rsidR="0024612C" w:rsidRDefault="0024612C">
      <w:pPr>
        <w:pStyle w:val="Funotentext"/>
      </w:pPr>
      <w:r>
        <w:rPr>
          <w:rStyle w:val="Funotenzeichen"/>
        </w:rPr>
        <w:footnoteRef/>
      </w:r>
      <w:r>
        <w:t xml:space="preserve"> </w:t>
      </w:r>
      <w:r w:rsidRPr="00F373DC">
        <w:t>https://jquery.com/</w:t>
      </w:r>
      <w:r>
        <w:t xml:space="preserve"> 27.03.2015</w:t>
      </w:r>
    </w:p>
  </w:footnote>
  <w:footnote w:id="16">
    <w:p w14:paraId="4FDC4DAF" w14:textId="22C93587" w:rsidR="0024612C" w:rsidRDefault="0024612C">
      <w:pPr>
        <w:pStyle w:val="Funotentext"/>
      </w:pPr>
      <w:r>
        <w:rPr>
          <w:rStyle w:val="Funotenzeichen"/>
        </w:rPr>
        <w:footnoteRef/>
      </w:r>
      <w:r>
        <w:t xml:space="preserve"> </w:t>
      </w:r>
      <w:r w:rsidRPr="004D0C94">
        <w:t>http://getbootstrap.com/</w:t>
      </w:r>
      <w:r>
        <w:t xml:space="preserve"> 27.03.2015</w:t>
      </w:r>
    </w:p>
  </w:footnote>
  <w:footnote w:id="17">
    <w:p w14:paraId="73E42A1D" w14:textId="249C9EDD" w:rsidR="0024612C" w:rsidRDefault="0024612C">
      <w:pPr>
        <w:pStyle w:val="Funotentext"/>
      </w:pPr>
      <w:r>
        <w:rPr>
          <w:rStyle w:val="Funotenzeichen"/>
        </w:rPr>
        <w:footnoteRef/>
      </w:r>
      <w:r>
        <w:t xml:space="preserve"> </w:t>
      </w:r>
      <w:r w:rsidRPr="004D0C94">
        <w:t>https://fezvrasta.github.io/bootstrap-material-design/</w:t>
      </w:r>
      <w:r>
        <w:t xml:space="preserve"> 27.03.2015</w:t>
      </w:r>
    </w:p>
  </w:footnote>
  <w:footnote w:id="18">
    <w:p w14:paraId="55B230C7" w14:textId="7D54B13A" w:rsidR="0024612C" w:rsidRDefault="0024612C">
      <w:pPr>
        <w:pStyle w:val="Funotentext"/>
      </w:pPr>
      <w:r>
        <w:rPr>
          <w:rStyle w:val="Funotenzeichen"/>
        </w:rPr>
        <w:footnoteRef/>
      </w:r>
      <w:r>
        <w:t xml:space="preserve"> </w:t>
      </w:r>
      <w:r w:rsidRPr="004D0C94">
        <w:t>http://d3js.org/</w:t>
      </w:r>
      <w:r>
        <w:t xml:space="preserve"> 27.03.2015</w:t>
      </w:r>
    </w:p>
  </w:footnote>
  <w:footnote w:id="19">
    <w:p w14:paraId="47FA8F75" w14:textId="48AE91F9" w:rsidR="0024612C" w:rsidRDefault="0024612C">
      <w:pPr>
        <w:pStyle w:val="Funotentext"/>
      </w:pPr>
      <w:r>
        <w:rPr>
          <w:rStyle w:val="Funotenzeichen"/>
        </w:rPr>
        <w:footnoteRef/>
      </w:r>
      <w:r>
        <w:t xml:space="preserve"> </w:t>
      </w:r>
      <w:r w:rsidRPr="004D0C94">
        <w:t>http://www.vexflow.com/</w:t>
      </w:r>
      <w:r>
        <w:t xml:space="preserve"> 27.03.2015</w:t>
      </w:r>
    </w:p>
  </w:footnote>
  <w:footnote w:id="20">
    <w:p w14:paraId="13CF0E58" w14:textId="106F13D3" w:rsidR="0024612C" w:rsidRDefault="0024612C">
      <w:pPr>
        <w:pStyle w:val="Funotentext"/>
      </w:pPr>
      <w:r>
        <w:rPr>
          <w:rStyle w:val="Funotenzeichen"/>
        </w:rPr>
        <w:footnoteRef/>
      </w:r>
      <w:r>
        <w:t xml:space="preserve"> </w:t>
      </w:r>
      <w:r w:rsidRPr="004D0C94">
        <w:t>http://www.mattboldt.com/demos/typed-js/</w:t>
      </w:r>
      <w:r>
        <w:t xml:space="preserve"> 27.03.2015</w:t>
      </w:r>
    </w:p>
  </w:footnote>
  <w:footnote w:id="21">
    <w:p w14:paraId="194063BC" w14:textId="413169C1" w:rsidR="0024612C" w:rsidRDefault="0024612C">
      <w:pPr>
        <w:pStyle w:val="Funotentext"/>
      </w:pPr>
      <w:r>
        <w:rPr>
          <w:rStyle w:val="Funotenzeichen"/>
        </w:rPr>
        <w:footnoteRef/>
      </w:r>
      <w:r>
        <w:t xml:space="preserve"> </w:t>
      </w:r>
      <w:r w:rsidRPr="009A2659">
        <w:t>http://www.dropzonejs.com/</w:t>
      </w:r>
      <w:r>
        <w:t xml:space="preserve"> 27.03.2015</w:t>
      </w:r>
    </w:p>
  </w:footnote>
  <w:footnote w:id="22">
    <w:p w14:paraId="7221BD73" w14:textId="1E79749D" w:rsidR="0024612C" w:rsidRDefault="0024612C">
      <w:pPr>
        <w:pStyle w:val="Funotentext"/>
      </w:pPr>
      <w:r>
        <w:rPr>
          <w:rStyle w:val="Funotenzeichen"/>
        </w:rPr>
        <w:footnoteRef/>
      </w:r>
      <w:r>
        <w:t xml:space="preserve"> </w:t>
      </w:r>
      <w:r w:rsidRPr="009A2659">
        <w:t>http://mudcu.be/midi-js/</w:t>
      </w:r>
      <w:r>
        <w:t xml:space="preserve"> 27.03.2015</w:t>
      </w:r>
    </w:p>
  </w:footnote>
  <w:footnote w:id="23">
    <w:p w14:paraId="08BD670B" w14:textId="110B4137" w:rsidR="0024612C" w:rsidRDefault="0024612C">
      <w:pPr>
        <w:pStyle w:val="Funotentext"/>
      </w:pPr>
      <w:r>
        <w:rPr>
          <w:rStyle w:val="Funotenzeichen"/>
        </w:rPr>
        <w:footnoteRef/>
      </w:r>
      <w:r>
        <w:t xml:space="preserve"> </w:t>
      </w:r>
      <w:r w:rsidRPr="009A2659">
        <w:t>https://parall.ax/products/jspdf</w:t>
      </w:r>
      <w:r>
        <w:t xml:space="preserve"> 27.03.2015</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A9E314" w14:textId="77777777" w:rsidR="0024612C" w:rsidRDefault="0024612C" w:rsidP="000147EF">
    <w:pPr>
      <w:pStyle w:val="Kopfzeile"/>
      <w:jc w:val="right"/>
    </w:pPr>
  </w:p>
  <w:p w14:paraId="6779587F" w14:textId="77777777" w:rsidR="0024612C" w:rsidRDefault="0024612C" w:rsidP="000147EF">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86403"/>
      <w:docPartObj>
        <w:docPartGallery w:val="Page Numbers (Top of Page)"/>
        <w:docPartUnique/>
      </w:docPartObj>
    </w:sdtPr>
    <w:sdtEndPr/>
    <w:sdtContent>
      <w:p w14:paraId="2E2BB4D4" w14:textId="77777777" w:rsidR="0024612C" w:rsidRDefault="0024612C" w:rsidP="000147EF">
        <w:pPr>
          <w:pStyle w:val="Kopfzeile"/>
          <w:pBdr>
            <w:bottom w:val="single" w:sz="4" w:space="1" w:color="auto"/>
          </w:pBdr>
          <w:jc w:val="right"/>
        </w:pPr>
        <w:r>
          <w:fldChar w:fldCharType="begin"/>
        </w:r>
        <w:r>
          <w:instrText xml:space="preserve"> PAGE   \* MERGEFORMAT </w:instrText>
        </w:r>
        <w:r>
          <w:fldChar w:fldCharType="separate"/>
        </w:r>
        <w:r>
          <w:rPr>
            <w:noProof/>
          </w:rPr>
          <w:t>3</w:t>
        </w:r>
        <w:r>
          <w:rPr>
            <w:noProof/>
          </w:rP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D7CB11" w14:textId="77777777" w:rsidR="0024612C" w:rsidRDefault="0024612C" w:rsidP="000147EF">
    <w:pPr>
      <w:pStyle w:val="Kopfzeile"/>
    </w:pPr>
    <w:r>
      <w:ptab w:relativeTo="margin" w:alignment="center" w:leader="none"/>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0E308A3A"/>
    <w:lvl w:ilvl="0">
      <w:start w:val="1"/>
      <w:numFmt w:val="decimal"/>
      <w:lvlText w:val="%1."/>
      <w:lvlJc w:val="left"/>
      <w:pPr>
        <w:tabs>
          <w:tab w:val="num" w:pos="1492"/>
        </w:tabs>
        <w:ind w:left="1492" w:hanging="360"/>
      </w:pPr>
    </w:lvl>
  </w:abstractNum>
  <w:abstractNum w:abstractNumId="1">
    <w:nsid w:val="FFFFFF7D"/>
    <w:multiLevelType w:val="singleLevel"/>
    <w:tmpl w:val="CE7AAB54"/>
    <w:lvl w:ilvl="0">
      <w:start w:val="1"/>
      <w:numFmt w:val="decimal"/>
      <w:lvlText w:val="%1."/>
      <w:lvlJc w:val="left"/>
      <w:pPr>
        <w:tabs>
          <w:tab w:val="num" w:pos="1209"/>
        </w:tabs>
        <w:ind w:left="1209" w:hanging="360"/>
      </w:pPr>
    </w:lvl>
  </w:abstractNum>
  <w:abstractNum w:abstractNumId="2">
    <w:nsid w:val="FFFFFF7E"/>
    <w:multiLevelType w:val="singleLevel"/>
    <w:tmpl w:val="DC809D3C"/>
    <w:lvl w:ilvl="0">
      <w:start w:val="1"/>
      <w:numFmt w:val="decimal"/>
      <w:lvlText w:val="%1."/>
      <w:lvlJc w:val="left"/>
      <w:pPr>
        <w:tabs>
          <w:tab w:val="num" w:pos="926"/>
        </w:tabs>
        <w:ind w:left="926" w:hanging="360"/>
      </w:pPr>
    </w:lvl>
  </w:abstractNum>
  <w:abstractNum w:abstractNumId="3">
    <w:nsid w:val="FFFFFF7F"/>
    <w:multiLevelType w:val="singleLevel"/>
    <w:tmpl w:val="45287DF2"/>
    <w:lvl w:ilvl="0">
      <w:start w:val="1"/>
      <w:numFmt w:val="decimal"/>
      <w:lvlText w:val="%1."/>
      <w:lvlJc w:val="left"/>
      <w:pPr>
        <w:tabs>
          <w:tab w:val="num" w:pos="643"/>
        </w:tabs>
        <w:ind w:left="643" w:hanging="360"/>
      </w:pPr>
    </w:lvl>
  </w:abstractNum>
  <w:abstractNum w:abstractNumId="4">
    <w:nsid w:val="FFFFFF80"/>
    <w:multiLevelType w:val="singleLevel"/>
    <w:tmpl w:val="4AD8B30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9E7454F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00366EF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F354613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B950C286"/>
    <w:lvl w:ilvl="0">
      <w:start w:val="1"/>
      <w:numFmt w:val="decimal"/>
      <w:lvlText w:val="%1."/>
      <w:lvlJc w:val="left"/>
      <w:pPr>
        <w:tabs>
          <w:tab w:val="num" w:pos="360"/>
        </w:tabs>
        <w:ind w:left="360" w:hanging="360"/>
      </w:pPr>
    </w:lvl>
  </w:abstractNum>
  <w:abstractNum w:abstractNumId="9">
    <w:nsid w:val="FFFFFF89"/>
    <w:multiLevelType w:val="singleLevel"/>
    <w:tmpl w:val="CAF4A7C0"/>
    <w:lvl w:ilvl="0">
      <w:start w:val="1"/>
      <w:numFmt w:val="bullet"/>
      <w:lvlText w:val=""/>
      <w:lvlJc w:val="left"/>
      <w:pPr>
        <w:tabs>
          <w:tab w:val="num" w:pos="360"/>
        </w:tabs>
        <w:ind w:left="360" w:hanging="360"/>
      </w:pPr>
      <w:rPr>
        <w:rFonts w:ascii="Symbol" w:hAnsi="Symbol" w:hint="default"/>
      </w:rPr>
    </w:lvl>
  </w:abstractNum>
  <w:abstractNum w:abstractNumId="10">
    <w:nsid w:val="04AE2FAE"/>
    <w:multiLevelType w:val="hybridMultilevel"/>
    <w:tmpl w:val="FFE4532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07742939"/>
    <w:multiLevelType w:val="hybridMultilevel"/>
    <w:tmpl w:val="36361A9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0A965D46"/>
    <w:multiLevelType w:val="multilevel"/>
    <w:tmpl w:val="2AC64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CC810AD"/>
    <w:multiLevelType w:val="multilevel"/>
    <w:tmpl w:val="C6A42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ECD09C2"/>
    <w:multiLevelType w:val="hybridMultilevel"/>
    <w:tmpl w:val="5DCEFE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11330D0B"/>
    <w:multiLevelType w:val="hybridMultilevel"/>
    <w:tmpl w:val="F44EE7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144D140B"/>
    <w:multiLevelType w:val="hybridMultilevel"/>
    <w:tmpl w:val="EF52E514"/>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7">
    <w:nsid w:val="29816BC0"/>
    <w:multiLevelType w:val="multilevel"/>
    <w:tmpl w:val="01AC6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9F720D2"/>
    <w:multiLevelType w:val="hybridMultilevel"/>
    <w:tmpl w:val="17FECF12"/>
    <w:lvl w:ilvl="0" w:tplc="04070001">
      <w:start w:val="1"/>
      <w:numFmt w:val="bullet"/>
      <w:lvlText w:val=""/>
      <w:lvlJc w:val="left"/>
      <w:pPr>
        <w:ind w:left="1068" w:hanging="360"/>
      </w:pPr>
      <w:rPr>
        <w:rFonts w:ascii="Symbol" w:hAnsi="Symbol" w:hint="default"/>
      </w:rPr>
    </w:lvl>
    <w:lvl w:ilvl="1" w:tplc="04070003">
      <w:start w:val="1"/>
      <w:numFmt w:val="bullet"/>
      <w:lvlText w:val="o"/>
      <w:lvlJc w:val="left"/>
      <w:pPr>
        <w:ind w:left="1788" w:hanging="360"/>
      </w:pPr>
      <w:rPr>
        <w:rFonts w:ascii="Courier New" w:hAnsi="Courier New" w:cs="Courier New" w:hint="default"/>
      </w:rPr>
    </w:lvl>
    <w:lvl w:ilvl="2" w:tplc="04070005">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9">
    <w:nsid w:val="2B615830"/>
    <w:multiLevelType w:val="multilevel"/>
    <w:tmpl w:val="E5AA46B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C8E76A1"/>
    <w:multiLevelType w:val="multilevel"/>
    <w:tmpl w:val="932C7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D611FD3"/>
    <w:multiLevelType w:val="multilevel"/>
    <w:tmpl w:val="57C45D9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E1E7A3E"/>
    <w:multiLevelType w:val="hybridMultilevel"/>
    <w:tmpl w:val="F8CA1CD2"/>
    <w:lvl w:ilvl="0" w:tplc="04070001">
      <w:start w:val="1"/>
      <w:numFmt w:val="bullet"/>
      <w:lvlText w:val=""/>
      <w:lvlJc w:val="left"/>
      <w:pPr>
        <w:ind w:left="1117" w:hanging="360"/>
      </w:pPr>
      <w:rPr>
        <w:rFonts w:ascii="Symbol" w:hAnsi="Symbol" w:hint="default"/>
      </w:rPr>
    </w:lvl>
    <w:lvl w:ilvl="1" w:tplc="04070003">
      <w:start w:val="1"/>
      <w:numFmt w:val="bullet"/>
      <w:lvlText w:val="o"/>
      <w:lvlJc w:val="left"/>
      <w:pPr>
        <w:ind w:left="1837" w:hanging="360"/>
      </w:pPr>
      <w:rPr>
        <w:rFonts w:ascii="Courier New" w:hAnsi="Courier New" w:cs="Courier New" w:hint="default"/>
      </w:rPr>
    </w:lvl>
    <w:lvl w:ilvl="2" w:tplc="04070005" w:tentative="1">
      <w:start w:val="1"/>
      <w:numFmt w:val="bullet"/>
      <w:lvlText w:val=""/>
      <w:lvlJc w:val="left"/>
      <w:pPr>
        <w:ind w:left="2557" w:hanging="360"/>
      </w:pPr>
      <w:rPr>
        <w:rFonts w:ascii="Wingdings" w:hAnsi="Wingdings" w:hint="default"/>
      </w:rPr>
    </w:lvl>
    <w:lvl w:ilvl="3" w:tplc="04070001" w:tentative="1">
      <w:start w:val="1"/>
      <w:numFmt w:val="bullet"/>
      <w:lvlText w:val=""/>
      <w:lvlJc w:val="left"/>
      <w:pPr>
        <w:ind w:left="3277" w:hanging="360"/>
      </w:pPr>
      <w:rPr>
        <w:rFonts w:ascii="Symbol" w:hAnsi="Symbol" w:hint="default"/>
      </w:rPr>
    </w:lvl>
    <w:lvl w:ilvl="4" w:tplc="04070003" w:tentative="1">
      <w:start w:val="1"/>
      <w:numFmt w:val="bullet"/>
      <w:lvlText w:val="o"/>
      <w:lvlJc w:val="left"/>
      <w:pPr>
        <w:ind w:left="3997" w:hanging="360"/>
      </w:pPr>
      <w:rPr>
        <w:rFonts w:ascii="Courier New" w:hAnsi="Courier New" w:cs="Courier New" w:hint="default"/>
      </w:rPr>
    </w:lvl>
    <w:lvl w:ilvl="5" w:tplc="04070005" w:tentative="1">
      <w:start w:val="1"/>
      <w:numFmt w:val="bullet"/>
      <w:lvlText w:val=""/>
      <w:lvlJc w:val="left"/>
      <w:pPr>
        <w:ind w:left="4717" w:hanging="360"/>
      </w:pPr>
      <w:rPr>
        <w:rFonts w:ascii="Wingdings" w:hAnsi="Wingdings" w:hint="default"/>
      </w:rPr>
    </w:lvl>
    <w:lvl w:ilvl="6" w:tplc="04070001" w:tentative="1">
      <w:start w:val="1"/>
      <w:numFmt w:val="bullet"/>
      <w:lvlText w:val=""/>
      <w:lvlJc w:val="left"/>
      <w:pPr>
        <w:ind w:left="5437" w:hanging="360"/>
      </w:pPr>
      <w:rPr>
        <w:rFonts w:ascii="Symbol" w:hAnsi="Symbol" w:hint="default"/>
      </w:rPr>
    </w:lvl>
    <w:lvl w:ilvl="7" w:tplc="04070003" w:tentative="1">
      <w:start w:val="1"/>
      <w:numFmt w:val="bullet"/>
      <w:lvlText w:val="o"/>
      <w:lvlJc w:val="left"/>
      <w:pPr>
        <w:ind w:left="6157" w:hanging="360"/>
      </w:pPr>
      <w:rPr>
        <w:rFonts w:ascii="Courier New" w:hAnsi="Courier New" w:cs="Courier New" w:hint="default"/>
      </w:rPr>
    </w:lvl>
    <w:lvl w:ilvl="8" w:tplc="04070005" w:tentative="1">
      <w:start w:val="1"/>
      <w:numFmt w:val="bullet"/>
      <w:lvlText w:val=""/>
      <w:lvlJc w:val="left"/>
      <w:pPr>
        <w:ind w:left="6877" w:hanging="360"/>
      </w:pPr>
      <w:rPr>
        <w:rFonts w:ascii="Wingdings" w:hAnsi="Wingdings" w:hint="default"/>
      </w:rPr>
    </w:lvl>
  </w:abstractNum>
  <w:abstractNum w:abstractNumId="23">
    <w:nsid w:val="3C402FB1"/>
    <w:multiLevelType w:val="hybridMultilevel"/>
    <w:tmpl w:val="39A033C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45EE77EA"/>
    <w:multiLevelType w:val="multilevel"/>
    <w:tmpl w:val="3F900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62A72A3"/>
    <w:multiLevelType w:val="multilevel"/>
    <w:tmpl w:val="4BC0775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7641470"/>
    <w:multiLevelType w:val="multilevel"/>
    <w:tmpl w:val="70FAC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8D25C6B"/>
    <w:multiLevelType w:val="hybridMultilevel"/>
    <w:tmpl w:val="8626DF66"/>
    <w:lvl w:ilvl="0" w:tplc="04070003">
      <w:start w:val="1"/>
      <w:numFmt w:val="bullet"/>
      <w:lvlText w:val="o"/>
      <w:lvlJc w:val="left"/>
      <w:pPr>
        <w:ind w:left="1440" w:hanging="360"/>
      </w:pPr>
      <w:rPr>
        <w:rFonts w:ascii="Courier New" w:hAnsi="Courier New" w:cs="Courier New"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8">
    <w:nsid w:val="48FB0E88"/>
    <w:multiLevelType w:val="multilevel"/>
    <w:tmpl w:val="3846495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D82269C"/>
    <w:multiLevelType w:val="multilevel"/>
    <w:tmpl w:val="D3EECDE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1043DED"/>
    <w:multiLevelType w:val="multilevel"/>
    <w:tmpl w:val="2098B486"/>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strike w:val="0"/>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1"/>
      <w:lvlText w:val="%1.%2.%3.%4.%5"/>
      <w:lvlJc w:val="left"/>
      <w:pPr>
        <w:ind w:left="1008" w:hanging="1008"/>
      </w:pPr>
      <w:rPr>
        <w:rFonts w:hint="default"/>
      </w:rPr>
    </w:lvl>
    <w:lvl w:ilvl="5">
      <w:start w:val="1"/>
      <w:numFmt w:val="decimal"/>
      <w:pStyle w:val="berschrift61"/>
      <w:lvlText w:val="%1.%2.%3.%4.%5.%6"/>
      <w:lvlJc w:val="left"/>
      <w:pPr>
        <w:ind w:left="1152" w:hanging="1152"/>
      </w:pPr>
      <w:rPr>
        <w:rFonts w:hint="default"/>
      </w:rPr>
    </w:lvl>
    <w:lvl w:ilvl="6">
      <w:start w:val="1"/>
      <w:numFmt w:val="decimal"/>
      <w:pStyle w:val="berschrift71"/>
      <w:lvlText w:val="%1.%2.%3.%4.%5.%6.%7"/>
      <w:lvlJc w:val="left"/>
      <w:pPr>
        <w:ind w:left="1296" w:hanging="1296"/>
      </w:pPr>
      <w:rPr>
        <w:rFonts w:hint="default"/>
      </w:rPr>
    </w:lvl>
    <w:lvl w:ilvl="7">
      <w:start w:val="1"/>
      <w:numFmt w:val="decimal"/>
      <w:pStyle w:val="berschrift81"/>
      <w:lvlText w:val="%1.%2.%3.%4.%5.%6.%7.%8"/>
      <w:lvlJc w:val="left"/>
      <w:pPr>
        <w:ind w:left="1440" w:hanging="1440"/>
      </w:pPr>
      <w:rPr>
        <w:rFonts w:hint="default"/>
      </w:rPr>
    </w:lvl>
    <w:lvl w:ilvl="8">
      <w:start w:val="1"/>
      <w:numFmt w:val="decimal"/>
      <w:pStyle w:val="berschrift91"/>
      <w:lvlText w:val="%1.%2.%3.%4.%5.%6.%7.%8.%9"/>
      <w:lvlJc w:val="left"/>
      <w:pPr>
        <w:ind w:left="1584" w:hanging="1584"/>
      </w:pPr>
      <w:rPr>
        <w:rFonts w:hint="default"/>
      </w:rPr>
    </w:lvl>
  </w:abstractNum>
  <w:abstractNum w:abstractNumId="31">
    <w:nsid w:val="54800B1A"/>
    <w:multiLevelType w:val="multilevel"/>
    <w:tmpl w:val="0A8E3A1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6887675"/>
    <w:multiLevelType w:val="multilevel"/>
    <w:tmpl w:val="549663E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C64398B"/>
    <w:multiLevelType w:val="multilevel"/>
    <w:tmpl w:val="88885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CAB5923"/>
    <w:multiLevelType w:val="hybridMultilevel"/>
    <w:tmpl w:val="DB4C71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5CB14142"/>
    <w:multiLevelType w:val="multilevel"/>
    <w:tmpl w:val="9FF2B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FE35783"/>
    <w:multiLevelType w:val="multilevel"/>
    <w:tmpl w:val="F172458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3D82CBE"/>
    <w:multiLevelType w:val="multilevel"/>
    <w:tmpl w:val="47DAC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51B0280"/>
    <w:multiLevelType w:val="multilevel"/>
    <w:tmpl w:val="34B6A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7737CC0"/>
    <w:multiLevelType w:val="multilevel"/>
    <w:tmpl w:val="70FAC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78240D3"/>
    <w:multiLevelType w:val="multilevel"/>
    <w:tmpl w:val="625E0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67B0F59"/>
    <w:multiLevelType w:val="multilevel"/>
    <w:tmpl w:val="DFE61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D340EC7"/>
    <w:multiLevelType w:val="multilevel"/>
    <w:tmpl w:val="32287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2"/>
  </w:num>
  <w:num w:numId="13">
    <w:abstractNumId w:val="32"/>
    <w:lvlOverride w:ilvl="0">
      <w:lvl w:ilvl="0">
        <w:numFmt w:val="decimal"/>
        <w:lvlText w:val="%1."/>
        <w:lvlJc w:val="left"/>
      </w:lvl>
    </w:lvlOverride>
  </w:num>
  <w:num w:numId="14">
    <w:abstractNumId w:val="31"/>
    <w:lvlOverride w:ilvl="0">
      <w:lvl w:ilvl="0">
        <w:numFmt w:val="decimal"/>
        <w:lvlText w:val="%1."/>
        <w:lvlJc w:val="left"/>
      </w:lvl>
    </w:lvlOverride>
  </w:num>
  <w:num w:numId="15">
    <w:abstractNumId w:val="42"/>
  </w:num>
  <w:num w:numId="16">
    <w:abstractNumId w:val="19"/>
    <w:lvlOverride w:ilvl="0">
      <w:lvl w:ilvl="0">
        <w:numFmt w:val="decimal"/>
        <w:lvlText w:val="%1."/>
        <w:lvlJc w:val="left"/>
      </w:lvl>
    </w:lvlOverride>
  </w:num>
  <w:num w:numId="17">
    <w:abstractNumId w:val="25"/>
    <w:lvlOverride w:ilvl="0">
      <w:lvl w:ilvl="0">
        <w:numFmt w:val="decimal"/>
        <w:lvlText w:val="%1."/>
        <w:lvlJc w:val="left"/>
      </w:lvl>
    </w:lvlOverride>
  </w:num>
  <w:num w:numId="18">
    <w:abstractNumId w:val="41"/>
  </w:num>
  <w:num w:numId="19">
    <w:abstractNumId w:val="26"/>
  </w:num>
  <w:num w:numId="20">
    <w:abstractNumId w:val="33"/>
  </w:num>
  <w:num w:numId="21">
    <w:abstractNumId w:val="24"/>
  </w:num>
  <w:num w:numId="22">
    <w:abstractNumId w:val="20"/>
  </w:num>
  <w:num w:numId="23">
    <w:abstractNumId w:val="13"/>
  </w:num>
  <w:num w:numId="24">
    <w:abstractNumId w:val="38"/>
  </w:num>
  <w:num w:numId="25">
    <w:abstractNumId w:val="40"/>
  </w:num>
  <w:num w:numId="26">
    <w:abstractNumId w:val="37"/>
  </w:num>
  <w:num w:numId="27">
    <w:abstractNumId w:val="36"/>
    <w:lvlOverride w:ilvl="0">
      <w:lvl w:ilvl="0">
        <w:numFmt w:val="decimal"/>
        <w:lvlText w:val="%1."/>
        <w:lvlJc w:val="left"/>
      </w:lvl>
    </w:lvlOverride>
  </w:num>
  <w:num w:numId="28">
    <w:abstractNumId w:val="28"/>
    <w:lvlOverride w:ilvl="0">
      <w:lvl w:ilvl="0">
        <w:numFmt w:val="decimal"/>
        <w:lvlText w:val="%1."/>
        <w:lvlJc w:val="left"/>
      </w:lvl>
    </w:lvlOverride>
  </w:num>
  <w:num w:numId="29">
    <w:abstractNumId w:val="21"/>
    <w:lvlOverride w:ilvl="0">
      <w:lvl w:ilvl="0">
        <w:numFmt w:val="decimal"/>
        <w:lvlText w:val="%1."/>
        <w:lvlJc w:val="left"/>
      </w:lvl>
    </w:lvlOverride>
  </w:num>
  <w:num w:numId="30">
    <w:abstractNumId w:val="29"/>
    <w:lvlOverride w:ilvl="0">
      <w:lvl w:ilvl="0">
        <w:numFmt w:val="decimal"/>
        <w:lvlText w:val="%1."/>
        <w:lvlJc w:val="left"/>
      </w:lvl>
    </w:lvlOverride>
  </w:num>
  <w:num w:numId="31">
    <w:abstractNumId w:val="17"/>
  </w:num>
  <w:num w:numId="32">
    <w:abstractNumId w:val="35"/>
  </w:num>
  <w:num w:numId="33">
    <w:abstractNumId w:val="10"/>
  </w:num>
  <w:num w:numId="34">
    <w:abstractNumId w:val="15"/>
  </w:num>
  <w:num w:numId="35">
    <w:abstractNumId w:val="39"/>
  </w:num>
  <w:num w:numId="36">
    <w:abstractNumId w:val="27"/>
  </w:num>
  <w:num w:numId="37">
    <w:abstractNumId w:val="14"/>
  </w:num>
  <w:num w:numId="38">
    <w:abstractNumId w:val="11"/>
  </w:num>
  <w:num w:numId="39">
    <w:abstractNumId w:val="18"/>
  </w:num>
  <w:num w:numId="40">
    <w:abstractNumId w:val="34"/>
  </w:num>
  <w:num w:numId="41">
    <w:abstractNumId w:val="23"/>
  </w:num>
  <w:num w:numId="42">
    <w:abstractNumId w:val="16"/>
  </w:num>
  <w:num w:numId="43">
    <w:abstractNumId w:val="2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ukas Lamm">
    <w15:presenceInfo w15:providerId="Windows Live" w15:userId="30b211aa6b434e2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08"/>
  <w:autoHyphenation/>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785B"/>
    <w:rsid w:val="000147EF"/>
    <w:rsid w:val="000221F6"/>
    <w:rsid w:val="00025B36"/>
    <w:rsid w:val="000349BC"/>
    <w:rsid w:val="00050CB5"/>
    <w:rsid w:val="00070B8E"/>
    <w:rsid w:val="00080C48"/>
    <w:rsid w:val="000951CC"/>
    <w:rsid w:val="000A08A2"/>
    <w:rsid w:val="000B1206"/>
    <w:rsid w:val="000B3647"/>
    <w:rsid w:val="000C057C"/>
    <w:rsid w:val="000C21A4"/>
    <w:rsid w:val="000C3E91"/>
    <w:rsid w:val="000C6D6D"/>
    <w:rsid w:val="000D5378"/>
    <w:rsid w:val="000E6647"/>
    <w:rsid w:val="00101C9F"/>
    <w:rsid w:val="001203DD"/>
    <w:rsid w:val="001229E9"/>
    <w:rsid w:val="00163146"/>
    <w:rsid w:val="001631BC"/>
    <w:rsid w:val="00167407"/>
    <w:rsid w:val="001D0F19"/>
    <w:rsid w:val="001E250B"/>
    <w:rsid w:val="00201F3B"/>
    <w:rsid w:val="0020392D"/>
    <w:rsid w:val="00211754"/>
    <w:rsid w:val="00213D5C"/>
    <w:rsid w:val="00235E04"/>
    <w:rsid w:val="0024612C"/>
    <w:rsid w:val="00246EB0"/>
    <w:rsid w:val="002643BA"/>
    <w:rsid w:val="00286973"/>
    <w:rsid w:val="00286AD8"/>
    <w:rsid w:val="00297459"/>
    <w:rsid w:val="002A05F9"/>
    <w:rsid w:val="002A75DC"/>
    <w:rsid w:val="00303EF9"/>
    <w:rsid w:val="00305E80"/>
    <w:rsid w:val="003308E2"/>
    <w:rsid w:val="0038100C"/>
    <w:rsid w:val="00394687"/>
    <w:rsid w:val="003A2F1A"/>
    <w:rsid w:val="003A7069"/>
    <w:rsid w:val="003A727E"/>
    <w:rsid w:val="00403A81"/>
    <w:rsid w:val="004154E5"/>
    <w:rsid w:val="004317CD"/>
    <w:rsid w:val="0043620C"/>
    <w:rsid w:val="004450F8"/>
    <w:rsid w:val="004451A7"/>
    <w:rsid w:val="0046785B"/>
    <w:rsid w:val="0046797B"/>
    <w:rsid w:val="00467F35"/>
    <w:rsid w:val="00480C18"/>
    <w:rsid w:val="00482B04"/>
    <w:rsid w:val="004833B8"/>
    <w:rsid w:val="004925EF"/>
    <w:rsid w:val="004A1465"/>
    <w:rsid w:val="004A1608"/>
    <w:rsid w:val="004B0621"/>
    <w:rsid w:val="004D0C94"/>
    <w:rsid w:val="004D1002"/>
    <w:rsid w:val="004E6D66"/>
    <w:rsid w:val="004F3306"/>
    <w:rsid w:val="004F38F6"/>
    <w:rsid w:val="005023E7"/>
    <w:rsid w:val="00505479"/>
    <w:rsid w:val="00513B11"/>
    <w:rsid w:val="00516BC3"/>
    <w:rsid w:val="005364B4"/>
    <w:rsid w:val="00542499"/>
    <w:rsid w:val="005554DB"/>
    <w:rsid w:val="005709BB"/>
    <w:rsid w:val="00587A34"/>
    <w:rsid w:val="0059237B"/>
    <w:rsid w:val="00595925"/>
    <w:rsid w:val="005B65BF"/>
    <w:rsid w:val="005D3EFA"/>
    <w:rsid w:val="005D451D"/>
    <w:rsid w:val="005E4B49"/>
    <w:rsid w:val="005F317F"/>
    <w:rsid w:val="00600146"/>
    <w:rsid w:val="00602B5C"/>
    <w:rsid w:val="00613EA9"/>
    <w:rsid w:val="00647984"/>
    <w:rsid w:val="00667A4F"/>
    <w:rsid w:val="0068145C"/>
    <w:rsid w:val="00686F15"/>
    <w:rsid w:val="00691AD0"/>
    <w:rsid w:val="006C052A"/>
    <w:rsid w:val="006C1843"/>
    <w:rsid w:val="007033D0"/>
    <w:rsid w:val="00712435"/>
    <w:rsid w:val="00712E6A"/>
    <w:rsid w:val="007151A0"/>
    <w:rsid w:val="00732AF2"/>
    <w:rsid w:val="007337D6"/>
    <w:rsid w:val="00753532"/>
    <w:rsid w:val="00766919"/>
    <w:rsid w:val="00793C70"/>
    <w:rsid w:val="0079437B"/>
    <w:rsid w:val="007D488E"/>
    <w:rsid w:val="007E7F22"/>
    <w:rsid w:val="00803827"/>
    <w:rsid w:val="00816876"/>
    <w:rsid w:val="00824753"/>
    <w:rsid w:val="00845E14"/>
    <w:rsid w:val="008573CF"/>
    <w:rsid w:val="00865E46"/>
    <w:rsid w:val="00867947"/>
    <w:rsid w:val="00873B3B"/>
    <w:rsid w:val="0087671A"/>
    <w:rsid w:val="00886C45"/>
    <w:rsid w:val="008873E3"/>
    <w:rsid w:val="0089207C"/>
    <w:rsid w:val="0089638D"/>
    <w:rsid w:val="008A446B"/>
    <w:rsid w:val="008D3EB9"/>
    <w:rsid w:val="008E1633"/>
    <w:rsid w:val="008F4191"/>
    <w:rsid w:val="009111D8"/>
    <w:rsid w:val="0094230B"/>
    <w:rsid w:val="00947230"/>
    <w:rsid w:val="009704B0"/>
    <w:rsid w:val="00994E33"/>
    <w:rsid w:val="009A0603"/>
    <w:rsid w:val="009A2659"/>
    <w:rsid w:val="009A2EAE"/>
    <w:rsid w:val="009A376D"/>
    <w:rsid w:val="009A5EC5"/>
    <w:rsid w:val="009A6082"/>
    <w:rsid w:val="009A6B3E"/>
    <w:rsid w:val="009C4494"/>
    <w:rsid w:val="009C5FE4"/>
    <w:rsid w:val="009E39FA"/>
    <w:rsid w:val="009E58B7"/>
    <w:rsid w:val="009F3E31"/>
    <w:rsid w:val="00A10967"/>
    <w:rsid w:val="00A12BED"/>
    <w:rsid w:val="00A22235"/>
    <w:rsid w:val="00A4328F"/>
    <w:rsid w:val="00A472AF"/>
    <w:rsid w:val="00A6171A"/>
    <w:rsid w:val="00A91962"/>
    <w:rsid w:val="00A9201B"/>
    <w:rsid w:val="00A94A76"/>
    <w:rsid w:val="00AA23ED"/>
    <w:rsid w:val="00AB1110"/>
    <w:rsid w:val="00AC0E95"/>
    <w:rsid w:val="00AC2508"/>
    <w:rsid w:val="00AF4187"/>
    <w:rsid w:val="00B118AD"/>
    <w:rsid w:val="00B25E26"/>
    <w:rsid w:val="00B31C26"/>
    <w:rsid w:val="00B3506A"/>
    <w:rsid w:val="00B4352F"/>
    <w:rsid w:val="00B44B34"/>
    <w:rsid w:val="00B55F8D"/>
    <w:rsid w:val="00B72BC9"/>
    <w:rsid w:val="00B7541D"/>
    <w:rsid w:val="00B84C7B"/>
    <w:rsid w:val="00B92998"/>
    <w:rsid w:val="00B953E2"/>
    <w:rsid w:val="00BA7BC4"/>
    <w:rsid w:val="00BB6BE6"/>
    <w:rsid w:val="00BF50A7"/>
    <w:rsid w:val="00BF61BD"/>
    <w:rsid w:val="00C274BD"/>
    <w:rsid w:val="00C3093A"/>
    <w:rsid w:val="00C476F8"/>
    <w:rsid w:val="00C57980"/>
    <w:rsid w:val="00C64062"/>
    <w:rsid w:val="00C93879"/>
    <w:rsid w:val="00CA1A10"/>
    <w:rsid w:val="00CB434B"/>
    <w:rsid w:val="00CD173B"/>
    <w:rsid w:val="00D0605C"/>
    <w:rsid w:val="00D47FC2"/>
    <w:rsid w:val="00D561CF"/>
    <w:rsid w:val="00D6784C"/>
    <w:rsid w:val="00D972FA"/>
    <w:rsid w:val="00DA76C3"/>
    <w:rsid w:val="00DC76C9"/>
    <w:rsid w:val="00DD2DF5"/>
    <w:rsid w:val="00DE2F4D"/>
    <w:rsid w:val="00DF63ED"/>
    <w:rsid w:val="00E258F6"/>
    <w:rsid w:val="00E355B5"/>
    <w:rsid w:val="00E51E97"/>
    <w:rsid w:val="00E5307D"/>
    <w:rsid w:val="00E54774"/>
    <w:rsid w:val="00E602C0"/>
    <w:rsid w:val="00E66D42"/>
    <w:rsid w:val="00E7112A"/>
    <w:rsid w:val="00E733BD"/>
    <w:rsid w:val="00E736F6"/>
    <w:rsid w:val="00E76840"/>
    <w:rsid w:val="00E83C95"/>
    <w:rsid w:val="00E8443E"/>
    <w:rsid w:val="00E93FD9"/>
    <w:rsid w:val="00EA6A84"/>
    <w:rsid w:val="00EC013F"/>
    <w:rsid w:val="00EC2013"/>
    <w:rsid w:val="00EE038F"/>
    <w:rsid w:val="00EE11F6"/>
    <w:rsid w:val="00EF4A7F"/>
    <w:rsid w:val="00F02209"/>
    <w:rsid w:val="00F0397C"/>
    <w:rsid w:val="00F03F0C"/>
    <w:rsid w:val="00F12111"/>
    <w:rsid w:val="00F202C9"/>
    <w:rsid w:val="00F25C5F"/>
    <w:rsid w:val="00F373DC"/>
    <w:rsid w:val="00F420F0"/>
    <w:rsid w:val="00F424E9"/>
    <w:rsid w:val="00F47BD8"/>
    <w:rsid w:val="00F6544C"/>
    <w:rsid w:val="00F6749C"/>
    <w:rsid w:val="00F82D28"/>
    <w:rsid w:val="00F91186"/>
    <w:rsid w:val="00F961F0"/>
    <w:rsid w:val="00FA494F"/>
    <w:rsid w:val="00FC3A07"/>
    <w:rsid w:val="00FD24CD"/>
    <w:rsid w:val="00FF5E8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3F476C3"/>
  <w15:docId w15:val="{AE9FF634-A1AF-44ED-8A78-1C173471DC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Frutiger Next LT W1G" w:eastAsiaTheme="minorHAnsi" w:hAnsi="Frutiger Next LT W1G"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next w:val="Folgeabsatz"/>
    <w:qFormat/>
    <w:rsid w:val="00595925"/>
    <w:pPr>
      <w:spacing w:after="0" w:line="360" w:lineRule="auto"/>
      <w:jc w:val="both"/>
    </w:pPr>
  </w:style>
  <w:style w:type="paragraph" w:styleId="berschrift1">
    <w:name w:val="heading 1"/>
    <w:basedOn w:val="Standard"/>
    <w:next w:val="Standard"/>
    <w:link w:val="berschrift1Zchn"/>
    <w:uiPriority w:val="9"/>
    <w:qFormat/>
    <w:rsid w:val="00FC3A07"/>
    <w:pPr>
      <w:keepNext/>
      <w:keepLines/>
      <w:numPr>
        <w:numId w:val="1"/>
      </w:numPr>
      <w:spacing w:before="480"/>
      <w:outlineLvl w:val="0"/>
    </w:pPr>
    <w:rPr>
      <w:rFonts w:ascii="Frutiger Next LT W1G Medium" w:eastAsiaTheme="majorEastAsia" w:hAnsi="Frutiger Next LT W1G Medium" w:cstheme="majorBidi"/>
      <w:bCs/>
      <w:sz w:val="28"/>
      <w:szCs w:val="28"/>
    </w:rPr>
  </w:style>
  <w:style w:type="paragraph" w:styleId="berschrift2">
    <w:name w:val="heading 2"/>
    <w:basedOn w:val="Standard"/>
    <w:next w:val="Standard"/>
    <w:link w:val="berschrift2Zchn"/>
    <w:uiPriority w:val="9"/>
    <w:unhideWhenUsed/>
    <w:qFormat/>
    <w:rsid w:val="00FC3A07"/>
    <w:pPr>
      <w:keepNext/>
      <w:keepLines/>
      <w:numPr>
        <w:ilvl w:val="1"/>
        <w:numId w:val="1"/>
      </w:numPr>
      <w:spacing w:before="200"/>
      <w:outlineLvl w:val="1"/>
    </w:pPr>
    <w:rPr>
      <w:rFonts w:ascii="Frutiger Next LT W1G Medium" w:eastAsiaTheme="majorEastAsia" w:hAnsi="Frutiger Next LT W1G Medium" w:cstheme="majorBidi"/>
      <w:bCs/>
      <w:sz w:val="26"/>
      <w:szCs w:val="26"/>
    </w:rPr>
  </w:style>
  <w:style w:type="paragraph" w:styleId="berschrift3">
    <w:name w:val="heading 3"/>
    <w:basedOn w:val="Standard"/>
    <w:next w:val="Standard"/>
    <w:link w:val="berschrift3Zchn"/>
    <w:uiPriority w:val="9"/>
    <w:unhideWhenUsed/>
    <w:qFormat/>
    <w:rsid w:val="004D1002"/>
    <w:pPr>
      <w:keepNext/>
      <w:keepLines/>
      <w:numPr>
        <w:ilvl w:val="2"/>
        <w:numId w:val="1"/>
      </w:numPr>
      <w:spacing w:before="200"/>
      <w:outlineLvl w:val="2"/>
    </w:pPr>
    <w:rPr>
      <w:rFonts w:eastAsiaTheme="majorEastAsia" w:cstheme="majorBidi"/>
      <w:b/>
      <w:bCs/>
    </w:rPr>
  </w:style>
  <w:style w:type="paragraph" w:styleId="berschrift4">
    <w:name w:val="heading 4"/>
    <w:basedOn w:val="Standard"/>
    <w:next w:val="Standard"/>
    <w:link w:val="berschrift4Zchn"/>
    <w:uiPriority w:val="9"/>
    <w:unhideWhenUsed/>
    <w:qFormat/>
    <w:rsid w:val="00E736F6"/>
    <w:pPr>
      <w:keepNext/>
      <w:keepLines/>
      <w:numPr>
        <w:ilvl w:val="3"/>
        <w:numId w:val="1"/>
      </w:numPr>
      <w:spacing w:before="200"/>
      <w:outlineLvl w:val="3"/>
    </w:pPr>
    <w:rPr>
      <w:rFonts w:eastAsiaTheme="majorEastAsia" w:cstheme="majorBidi"/>
      <w:b/>
      <w:bCs/>
      <w:i/>
      <w:iCs/>
    </w:rPr>
  </w:style>
  <w:style w:type="paragraph" w:styleId="berschrift5">
    <w:name w:val="heading 5"/>
    <w:basedOn w:val="Standard"/>
    <w:next w:val="Standard"/>
    <w:link w:val="berschrift5Zchn"/>
    <w:uiPriority w:val="9"/>
    <w:semiHidden/>
    <w:unhideWhenUsed/>
    <w:rsid w:val="00B72BC9"/>
    <w:pPr>
      <w:keepNext/>
      <w:keepLines/>
      <w:spacing w:before="200"/>
      <w:outlineLvl w:val="4"/>
    </w:pPr>
    <w:rPr>
      <w:rFonts w:eastAsiaTheme="majorEastAsia"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ngabenzumLehrstuhl">
    <w:name w:val="Angaben zum Lehrstuhl"/>
    <w:basedOn w:val="Absatz-Standardschriftart"/>
    <w:rsid w:val="009F3E31"/>
    <w:rPr>
      <w:b/>
      <w:bCs/>
      <w:sz w:val="24"/>
    </w:rPr>
  </w:style>
  <w:style w:type="paragraph" w:customStyle="1" w:styleId="TitelseiteText">
    <w:name w:val="Titelseite Text"/>
    <w:basedOn w:val="Standard"/>
    <w:link w:val="TitelseiteTextChar"/>
    <w:qFormat/>
    <w:rsid w:val="00FF5E81"/>
    <w:pPr>
      <w:spacing w:line="240" w:lineRule="auto"/>
      <w:jc w:val="left"/>
    </w:pPr>
  </w:style>
  <w:style w:type="character" w:customStyle="1" w:styleId="TitelseiteTextChar">
    <w:name w:val="Titelseite Text Char"/>
    <w:basedOn w:val="Absatz-Standardschriftart"/>
    <w:link w:val="TitelseiteText"/>
    <w:rsid w:val="00FF5E81"/>
    <w:rPr>
      <w:rFonts w:ascii="Frutiger Next LT W1G" w:eastAsia="Times New Roman" w:hAnsi="Frutiger Next LT W1G" w:cs="Times New Roman"/>
      <w:szCs w:val="20"/>
      <w:lang w:eastAsia="de-DE"/>
    </w:rPr>
  </w:style>
  <w:style w:type="paragraph" w:styleId="Titel">
    <w:name w:val="Title"/>
    <w:basedOn w:val="Standard"/>
    <w:next w:val="Standard"/>
    <w:link w:val="TitelZchn"/>
    <w:uiPriority w:val="10"/>
    <w:rsid w:val="00EE038F"/>
    <w:pPr>
      <w:spacing w:before="240" w:after="60"/>
      <w:jc w:val="center"/>
    </w:pPr>
    <w:rPr>
      <w:rFonts w:ascii="Frutiger Next LT W1G Medium" w:hAnsi="Frutiger Next LT W1G Medium"/>
      <w:bCs/>
      <w:kern w:val="28"/>
      <w:sz w:val="36"/>
      <w:szCs w:val="32"/>
    </w:rPr>
  </w:style>
  <w:style w:type="character" w:customStyle="1" w:styleId="TitelZchn">
    <w:name w:val="Titel Zchn"/>
    <w:basedOn w:val="Absatz-Standardschriftart"/>
    <w:link w:val="Titel"/>
    <w:uiPriority w:val="10"/>
    <w:rsid w:val="00EE038F"/>
    <w:rPr>
      <w:rFonts w:ascii="Frutiger Next LT W1G Medium" w:eastAsia="Times New Roman" w:hAnsi="Frutiger Next LT W1G Medium" w:cs="Times New Roman"/>
      <w:bCs/>
      <w:kern w:val="28"/>
      <w:sz w:val="36"/>
      <w:szCs w:val="32"/>
      <w:lang w:eastAsia="de-DE"/>
    </w:rPr>
  </w:style>
  <w:style w:type="paragraph" w:styleId="Sprechblasentext">
    <w:name w:val="Balloon Text"/>
    <w:basedOn w:val="Standard"/>
    <w:link w:val="SprechblasentextZchn"/>
    <w:uiPriority w:val="99"/>
    <w:semiHidden/>
    <w:unhideWhenUsed/>
    <w:rsid w:val="009F3E31"/>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3E31"/>
    <w:rPr>
      <w:rFonts w:ascii="Tahoma" w:eastAsia="Times New Roman" w:hAnsi="Tahoma" w:cs="Tahoma"/>
      <w:sz w:val="16"/>
      <w:szCs w:val="16"/>
      <w:lang w:eastAsia="de-DE"/>
    </w:rPr>
  </w:style>
  <w:style w:type="character" w:customStyle="1" w:styleId="berschrift1Zchn">
    <w:name w:val="Überschrift 1 Zchn"/>
    <w:basedOn w:val="Absatz-Standardschriftart"/>
    <w:link w:val="berschrift1"/>
    <w:uiPriority w:val="9"/>
    <w:rsid w:val="00FC3A07"/>
    <w:rPr>
      <w:rFonts w:ascii="Frutiger Next LT W1G Medium" w:eastAsiaTheme="majorEastAsia" w:hAnsi="Frutiger Next LT W1G Medium" w:cstheme="majorBidi"/>
      <w:bCs/>
      <w:sz w:val="28"/>
      <w:szCs w:val="28"/>
      <w:lang w:eastAsia="de-DE"/>
    </w:rPr>
  </w:style>
  <w:style w:type="character" w:customStyle="1" w:styleId="berschrift2Zchn">
    <w:name w:val="Überschrift 2 Zchn"/>
    <w:basedOn w:val="Absatz-Standardschriftart"/>
    <w:link w:val="berschrift2"/>
    <w:uiPriority w:val="9"/>
    <w:rsid w:val="00FC3A07"/>
    <w:rPr>
      <w:rFonts w:ascii="Frutiger Next LT W1G Medium" w:eastAsiaTheme="majorEastAsia" w:hAnsi="Frutiger Next LT W1G Medium" w:cstheme="majorBidi"/>
      <w:bCs/>
      <w:sz w:val="26"/>
      <w:szCs w:val="26"/>
      <w:lang w:eastAsia="de-DE"/>
    </w:rPr>
  </w:style>
  <w:style w:type="character" w:customStyle="1" w:styleId="berschrift3Zchn">
    <w:name w:val="Überschrift 3 Zchn"/>
    <w:basedOn w:val="Absatz-Standardschriftart"/>
    <w:link w:val="berschrift3"/>
    <w:uiPriority w:val="9"/>
    <w:rsid w:val="004D1002"/>
    <w:rPr>
      <w:rFonts w:ascii="Frutiger Next LT W1G" w:eastAsiaTheme="majorEastAsia" w:hAnsi="Frutiger Next LT W1G" w:cstheme="majorBidi"/>
      <w:b/>
      <w:bCs/>
      <w:szCs w:val="20"/>
      <w:lang w:eastAsia="de-DE"/>
    </w:rPr>
  </w:style>
  <w:style w:type="character" w:customStyle="1" w:styleId="berschrift4Zchn">
    <w:name w:val="Überschrift 4 Zchn"/>
    <w:basedOn w:val="Absatz-Standardschriftart"/>
    <w:link w:val="berschrift4"/>
    <w:uiPriority w:val="9"/>
    <w:rsid w:val="00E736F6"/>
    <w:rPr>
      <w:rFonts w:ascii="Frutiger Next LT W1G" w:eastAsiaTheme="majorEastAsia" w:hAnsi="Frutiger Next LT W1G" w:cstheme="majorBidi"/>
      <w:b/>
      <w:bCs/>
      <w:i/>
      <w:iCs/>
      <w:szCs w:val="20"/>
      <w:lang w:eastAsia="de-DE"/>
    </w:rPr>
  </w:style>
  <w:style w:type="paragraph" w:styleId="Inhaltsverzeichnisberschrift">
    <w:name w:val="TOC Heading"/>
    <w:aliases w:val="Überschrift Verzeichnisse"/>
    <w:basedOn w:val="Standard"/>
    <w:next w:val="Standard"/>
    <w:uiPriority w:val="39"/>
    <w:unhideWhenUsed/>
    <w:qFormat/>
    <w:rsid w:val="00816876"/>
    <w:pPr>
      <w:spacing w:line="276" w:lineRule="auto"/>
      <w:ind w:left="431" w:hanging="431"/>
    </w:pPr>
    <w:rPr>
      <w:rFonts w:ascii="Frutiger Next LT W1G Medium" w:hAnsi="Frutiger Next LT W1G Medium"/>
      <w:sz w:val="28"/>
    </w:rPr>
  </w:style>
  <w:style w:type="paragraph" w:styleId="Verzeichnis1">
    <w:name w:val="toc 1"/>
    <w:basedOn w:val="Standard"/>
    <w:next w:val="Standard"/>
    <w:autoRedefine/>
    <w:uiPriority w:val="39"/>
    <w:unhideWhenUsed/>
    <w:rsid w:val="00A94A76"/>
    <w:pPr>
      <w:tabs>
        <w:tab w:val="left" w:pos="880"/>
        <w:tab w:val="right" w:leader="dot" w:pos="8493"/>
      </w:tabs>
      <w:spacing w:after="100" w:line="240" w:lineRule="auto"/>
    </w:pPr>
    <w:rPr>
      <w:rFonts w:ascii="Frutiger Next LT W1G Medium" w:hAnsi="Frutiger Next LT W1G Medium"/>
      <w:sz w:val="24"/>
    </w:rPr>
  </w:style>
  <w:style w:type="paragraph" w:styleId="Verzeichnis2">
    <w:name w:val="toc 2"/>
    <w:basedOn w:val="Standard"/>
    <w:next w:val="Standard"/>
    <w:autoRedefine/>
    <w:uiPriority w:val="39"/>
    <w:unhideWhenUsed/>
    <w:rsid w:val="00A94A76"/>
    <w:pPr>
      <w:spacing w:after="100" w:line="240" w:lineRule="auto"/>
      <w:ind w:left="221"/>
    </w:pPr>
  </w:style>
  <w:style w:type="paragraph" w:styleId="Verzeichnis3">
    <w:name w:val="toc 3"/>
    <w:basedOn w:val="Standard"/>
    <w:next w:val="Standard"/>
    <w:autoRedefine/>
    <w:uiPriority w:val="39"/>
    <w:unhideWhenUsed/>
    <w:rsid w:val="00A94A76"/>
    <w:pPr>
      <w:spacing w:after="100" w:line="240" w:lineRule="auto"/>
      <w:ind w:left="442"/>
    </w:pPr>
  </w:style>
  <w:style w:type="character" w:styleId="Hyperlink">
    <w:name w:val="Hyperlink"/>
    <w:basedOn w:val="Absatz-Standardschriftart"/>
    <w:uiPriority w:val="99"/>
    <w:unhideWhenUsed/>
    <w:rsid w:val="009A6B3E"/>
    <w:rPr>
      <w:color w:val="0000FF" w:themeColor="hyperlink"/>
      <w:u w:val="single"/>
    </w:rPr>
  </w:style>
  <w:style w:type="paragraph" w:customStyle="1" w:styleId="berschrift21">
    <w:name w:val="Überschrift 21"/>
    <w:basedOn w:val="Standard"/>
    <w:rsid w:val="009A6B3E"/>
  </w:style>
  <w:style w:type="paragraph" w:customStyle="1" w:styleId="berschrift31">
    <w:name w:val="Überschrift 31"/>
    <w:basedOn w:val="Standard"/>
    <w:rsid w:val="009A6B3E"/>
  </w:style>
  <w:style w:type="paragraph" w:customStyle="1" w:styleId="berschrift41">
    <w:name w:val="Überschrift 41"/>
    <w:basedOn w:val="Standard"/>
    <w:rsid w:val="009A6B3E"/>
  </w:style>
  <w:style w:type="paragraph" w:customStyle="1" w:styleId="berschrift51">
    <w:name w:val="Überschrift 51"/>
    <w:basedOn w:val="Standard"/>
    <w:rsid w:val="009A6B3E"/>
    <w:pPr>
      <w:numPr>
        <w:ilvl w:val="4"/>
        <w:numId w:val="1"/>
      </w:numPr>
    </w:pPr>
  </w:style>
  <w:style w:type="paragraph" w:customStyle="1" w:styleId="berschrift61">
    <w:name w:val="Überschrift 61"/>
    <w:basedOn w:val="Standard"/>
    <w:rsid w:val="009A6B3E"/>
    <w:pPr>
      <w:numPr>
        <w:ilvl w:val="5"/>
        <w:numId w:val="1"/>
      </w:numPr>
    </w:pPr>
  </w:style>
  <w:style w:type="paragraph" w:customStyle="1" w:styleId="berschrift71">
    <w:name w:val="Überschrift 71"/>
    <w:basedOn w:val="Standard"/>
    <w:rsid w:val="009A6B3E"/>
    <w:pPr>
      <w:numPr>
        <w:ilvl w:val="6"/>
        <w:numId w:val="1"/>
      </w:numPr>
    </w:pPr>
  </w:style>
  <w:style w:type="paragraph" w:customStyle="1" w:styleId="berschrift81">
    <w:name w:val="Überschrift 81"/>
    <w:basedOn w:val="Standard"/>
    <w:rsid w:val="009A6B3E"/>
    <w:pPr>
      <w:numPr>
        <w:ilvl w:val="7"/>
        <w:numId w:val="1"/>
      </w:numPr>
    </w:pPr>
  </w:style>
  <w:style w:type="paragraph" w:customStyle="1" w:styleId="berschrift91">
    <w:name w:val="Überschrift 91"/>
    <w:basedOn w:val="Standard"/>
    <w:rsid w:val="009A6B3E"/>
    <w:pPr>
      <w:numPr>
        <w:ilvl w:val="8"/>
        <w:numId w:val="1"/>
      </w:numPr>
    </w:pPr>
  </w:style>
  <w:style w:type="paragraph" w:styleId="Beschriftung">
    <w:name w:val="caption"/>
    <w:basedOn w:val="Standard"/>
    <w:next w:val="Standard"/>
    <w:uiPriority w:val="35"/>
    <w:unhideWhenUsed/>
    <w:qFormat/>
    <w:rsid w:val="00B72BC9"/>
    <w:pPr>
      <w:spacing w:after="200" w:line="240" w:lineRule="auto"/>
      <w:jc w:val="center"/>
    </w:pPr>
    <w:rPr>
      <w:b/>
      <w:bCs/>
      <w:szCs w:val="18"/>
    </w:rPr>
  </w:style>
  <w:style w:type="paragraph" w:styleId="Kopfzeile">
    <w:name w:val="header"/>
    <w:basedOn w:val="Standard"/>
    <w:link w:val="KopfzeileZchn"/>
    <w:uiPriority w:val="99"/>
    <w:unhideWhenUsed/>
    <w:rsid w:val="00EC013F"/>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EC013F"/>
    <w:rPr>
      <w:rFonts w:ascii="Frutiger Next LT W1G" w:eastAsia="Times New Roman" w:hAnsi="Frutiger Next LT W1G" w:cs="Times New Roman"/>
      <w:szCs w:val="20"/>
      <w:lang w:eastAsia="de-DE"/>
    </w:rPr>
  </w:style>
  <w:style w:type="paragraph" w:styleId="Fuzeile">
    <w:name w:val="footer"/>
    <w:basedOn w:val="Standard"/>
    <w:link w:val="FuzeileZchn"/>
    <w:uiPriority w:val="99"/>
    <w:semiHidden/>
    <w:unhideWhenUsed/>
    <w:rsid w:val="00793C70"/>
    <w:pPr>
      <w:tabs>
        <w:tab w:val="center" w:pos="4536"/>
        <w:tab w:val="right" w:pos="9072"/>
      </w:tabs>
      <w:spacing w:line="240" w:lineRule="auto"/>
    </w:pPr>
  </w:style>
  <w:style w:type="character" w:customStyle="1" w:styleId="FuzeileZchn">
    <w:name w:val="Fußzeile Zchn"/>
    <w:basedOn w:val="Absatz-Standardschriftart"/>
    <w:link w:val="Fuzeile"/>
    <w:uiPriority w:val="99"/>
    <w:semiHidden/>
    <w:rsid w:val="00793C70"/>
    <w:rPr>
      <w:rFonts w:ascii="Palatino Linotype" w:eastAsia="Times New Roman" w:hAnsi="Palatino Linotype" w:cs="Times New Roman"/>
      <w:szCs w:val="20"/>
      <w:lang w:eastAsia="de-DE"/>
    </w:rPr>
  </w:style>
  <w:style w:type="paragraph" w:styleId="Literaturverzeichnis">
    <w:name w:val="Bibliography"/>
    <w:basedOn w:val="Standard"/>
    <w:next w:val="Standard"/>
    <w:uiPriority w:val="37"/>
    <w:unhideWhenUsed/>
    <w:rsid w:val="00D47FC2"/>
  </w:style>
  <w:style w:type="paragraph" w:styleId="Abbildungsverzeichnis">
    <w:name w:val="table of figures"/>
    <w:basedOn w:val="Standard"/>
    <w:next w:val="Standard"/>
    <w:uiPriority w:val="99"/>
    <w:unhideWhenUsed/>
    <w:rsid w:val="00E54774"/>
  </w:style>
  <w:style w:type="paragraph" w:styleId="Verzeichnis4">
    <w:name w:val="toc 4"/>
    <w:basedOn w:val="Standard"/>
    <w:next w:val="Standard"/>
    <w:autoRedefine/>
    <w:uiPriority w:val="39"/>
    <w:unhideWhenUsed/>
    <w:rsid w:val="00A94A76"/>
    <w:pPr>
      <w:spacing w:after="100" w:line="240" w:lineRule="auto"/>
      <w:ind w:left="658"/>
    </w:pPr>
    <w:rPr>
      <w:i/>
    </w:rPr>
  </w:style>
  <w:style w:type="character" w:styleId="Hervorhebung">
    <w:name w:val="Emphasis"/>
    <w:basedOn w:val="Absatz-Standardschriftart"/>
    <w:uiPriority w:val="20"/>
    <w:rsid w:val="00070B8E"/>
    <w:rPr>
      <w:i/>
      <w:iCs/>
    </w:rPr>
  </w:style>
  <w:style w:type="paragraph" w:customStyle="1" w:styleId="LiteraturverzeichnisEintrge">
    <w:name w:val="Literaturverzeichnis Einträge"/>
    <w:basedOn w:val="Standard"/>
    <w:link w:val="LiteraturverzeichnisEintrgeZchn"/>
    <w:rsid w:val="009A0603"/>
    <w:pPr>
      <w:spacing w:line="240" w:lineRule="auto"/>
      <w:ind w:left="397" w:hanging="397"/>
      <w:jc w:val="left"/>
    </w:pPr>
    <w:rPr>
      <w:lang w:val="en-US"/>
    </w:rPr>
  </w:style>
  <w:style w:type="character" w:customStyle="1" w:styleId="LiteraturverzeichnisEintrgeZchn">
    <w:name w:val="Literaturverzeichnis Einträge Zchn"/>
    <w:basedOn w:val="Absatz-Standardschriftart"/>
    <w:link w:val="LiteraturverzeichnisEintrge"/>
    <w:rsid w:val="009A0603"/>
    <w:rPr>
      <w:rFonts w:ascii="Palatino Linotype" w:eastAsia="Times New Roman" w:hAnsi="Palatino Linotype" w:cs="Times New Roman"/>
      <w:szCs w:val="20"/>
      <w:lang w:val="en-US" w:eastAsia="de-DE"/>
    </w:rPr>
  </w:style>
  <w:style w:type="table" w:styleId="Tabellenraster">
    <w:name w:val="Table Grid"/>
    <w:basedOn w:val="NormaleTabelle"/>
    <w:uiPriority w:val="59"/>
    <w:rsid w:val="00EC01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bildung">
    <w:name w:val="Abbildung"/>
    <w:basedOn w:val="Standard"/>
    <w:qFormat/>
    <w:rsid w:val="00595925"/>
    <w:pPr>
      <w:spacing w:before="240"/>
      <w:jc w:val="center"/>
    </w:pPr>
    <w:rPr>
      <w:noProof/>
    </w:rPr>
  </w:style>
  <w:style w:type="character" w:customStyle="1" w:styleId="berschrift5Zchn">
    <w:name w:val="Überschrift 5 Zchn"/>
    <w:basedOn w:val="Absatz-Standardschriftart"/>
    <w:link w:val="berschrift5"/>
    <w:uiPriority w:val="9"/>
    <w:semiHidden/>
    <w:rsid w:val="00B72BC9"/>
    <w:rPr>
      <w:rFonts w:ascii="Frutiger Next LT W1G" w:eastAsiaTheme="majorEastAsia" w:hAnsi="Frutiger Next LT W1G" w:cstheme="majorBidi"/>
      <w:color w:val="243F60" w:themeColor="accent1" w:themeShade="7F"/>
      <w:szCs w:val="20"/>
      <w:lang w:eastAsia="de-DE"/>
    </w:rPr>
  </w:style>
  <w:style w:type="paragraph" w:customStyle="1" w:styleId="Folgeabsatz">
    <w:name w:val="Folgeabsatz"/>
    <w:basedOn w:val="Standard"/>
    <w:link w:val="FolgeabsatzZchn"/>
    <w:qFormat/>
    <w:rsid w:val="00595925"/>
    <w:pPr>
      <w:ind w:firstLine="397"/>
    </w:pPr>
  </w:style>
  <w:style w:type="character" w:customStyle="1" w:styleId="FolgeabsatzZchn">
    <w:name w:val="Folgeabsatz Zchn"/>
    <w:basedOn w:val="Absatz-Standardschriftart"/>
    <w:link w:val="Folgeabsatz"/>
    <w:rsid w:val="00595925"/>
    <w:rPr>
      <w:rFonts w:ascii="Palatino Linotype" w:eastAsia="Times New Roman" w:hAnsi="Palatino Linotype" w:cs="Times New Roman"/>
      <w:szCs w:val="20"/>
      <w:lang w:eastAsia="de-DE"/>
    </w:rPr>
  </w:style>
  <w:style w:type="paragraph" w:styleId="StandardWeb">
    <w:name w:val="Normal (Web)"/>
    <w:basedOn w:val="Standard"/>
    <w:uiPriority w:val="99"/>
    <w:unhideWhenUsed/>
    <w:rsid w:val="00516BC3"/>
    <w:pPr>
      <w:spacing w:before="100" w:beforeAutospacing="1" w:after="100" w:afterAutospacing="1" w:line="240" w:lineRule="auto"/>
      <w:jc w:val="left"/>
    </w:pPr>
    <w:rPr>
      <w:rFonts w:ascii="Times New Roman" w:eastAsia="Times New Roman" w:hAnsi="Times New Roman" w:cs="Times New Roman"/>
      <w:sz w:val="24"/>
      <w:szCs w:val="24"/>
      <w:lang w:eastAsia="de-DE"/>
    </w:rPr>
  </w:style>
  <w:style w:type="character" w:customStyle="1" w:styleId="apple-tab-span">
    <w:name w:val="apple-tab-span"/>
    <w:basedOn w:val="Absatz-Standardschriftart"/>
    <w:rsid w:val="00516BC3"/>
  </w:style>
  <w:style w:type="paragraph" w:styleId="Listenabsatz">
    <w:name w:val="List Paragraph"/>
    <w:basedOn w:val="Standard"/>
    <w:uiPriority w:val="34"/>
    <w:rsid w:val="00516BC3"/>
    <w:pPr>
      <w:ind w:left="720"/>
      <w:contextualSpacing/>
    </w:pPr>
  </w:style>
  <w:style w:type="character" w:styleId="Kommentarzeichen">
    <w:name w:val="annotation reference"/>
    <w:basedOn w:val="Absatz-Standardschriftart"/>
    <w:uiPriority w:val="99"/>
    <w:semiHidden/>
    <w:unhideWhenUsed/>
    <w:rsid w:val="0038100C"/>
    <w:rPr>
      <w:sz w:val="16"/>
      <w:szCs w:val="16"/>
    </w:rPr>
  </w:style>
  <w:style w:type="paragraph" w:styleId="Kommentartext">
    <w:name w:val="annotation text"/>
    <w:basedOn w:val="Standard"/>
    <w:link w:val="KommentartextZchn"/>
    <w:uiPriority w:val="99"/>
    <w:semiHidden/>
    <w:unhideWhenUsed/>
    <w:rsid w:val="0038100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8100C"/>
    <w:rPr>
      <w:sz w:val="20"/>
      <w:szCs w:val="20"/>
    </w:rPr>
  </w:style>
  <w:style w:type="paragraph" w:styleId="Kommentarthema">
    <w:name w:val="annotation subject"/>
    <w:basedOn w:val="Kommentartext"/>
    <w:next w:val="Kommentartext"/>
    <w:link w:val="KommentarthemaZchn"/>
    <w:uiPriority w:val="99"/>
    <w:semiHidden/>
    <w:unhideWhenUsed/>
    <w:rsid w:val="0038100C"/>
    <w:rPr>
      <w:b/>
      <w:bCs/>
    </w:rPr>
  </w:style>
  <w:style w:type="character" w:customStyle="1" w:styleId="KommentarthemaZchn">
    <w:name w:val="Kommentarthema Zchn"/>
    <w:basedOn w:val="KommentartextZchn"/>
    <w:link w:val="Kommentarthema"/>
    <w:uiPriority w:val="99"/>
    <w:semiHidden/>
    <w:rsid w:val="0038100C"/>
    <w:rPr>
      <w:b/>
      <w:bCs/>
      <w:sz w:val="20"/>
      <w:szCs w:val="20"/>
    </w:rPr>
  </w:style>
  <w:style w:type="paragraph" w:styleId="Funotentext">
    <w:name w:val="footnote text"/>
    <w:basedOn w:val="Standard"/>
    <w:link w:val="FunotentextZchn"/>
    <w:uiPriority w:val="99"/>
    <w:semiHidden/>
    <w:unhideWhenUsed/>
    <w:rsid w:val="00E66D42"/>
    <w:pPr>
      <w:spacing w:line="240" w:lineRule="auto"/>
    </w:pPr>
    <w:rPr>
      <w:sz w:val="20"/>
      <w:szCs w:val="20"/>
    </w:rPr>
  </w:style>
  <w:style w:type="character" w:customStyle="1" w:styleId="FunotentextZchn">
    <w:name w:val="Fußnotentext Zchn"/>
    <w:basedOn w:val="Absatz-Standardschriftart"/>
    <w:link w:val="Funotentext"/>
    <w:uiPriority w:val="99"/>
    <w:semiHidden/>
    <w:rsid w:val="00E66D42"/>
    <w:rPr>
      <w:sz w:val="20"/>
      <w:szCs w:val="20"/>
    </w:rPr>
  </w:style>
  <w:style w:type="character" w:styleId="Funotenzeichen">
    <w:name w:val="footnote reference"/>
    <w:basedOn w:val="Absatz-Standardschriftart"/>
    <w:uiPriority w:val="99"/>
    <w:semiHidden/>
    <w:unhideWhenUsed/>
    <w:rsid w:val="00E66D42"/>
    <w:rPr>
      <w:vertAlign w:val="superscript"/>
    </w:rPr>
  </w:style>
  <w:style w:type="character" w:styleId="BesuchterHyperlink">
    <w:name w:val="FollowedHyperlink"/>
    <w:basedOn w:val="Absatz-Standardschriftart"/>
    <w:uiPriority w:val="99"/>
    <w:semiHidden/>
    <w:unhideWhenUsed/>
    <w:rsid w:val="00E66D42"/>
    <w:rPr>
      <w:color w:val="800080" w:themeColor="followedHyperlink"/>
      <w:u w:val="single"/>
    </w:rPr>
  </w:style>
  <w:style w:type="paragraph" w:styleId="berarbeitung">
    <w:name w:val="Revision"/>
    <w:hidden/>
    <w:uiPriority w:val="99"/>
    <w:semiHidden/>
    <w:rsid w:val="00A9196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2782422">
      <w:bodyDiv w:val="1"/>
      <w:marLeft w:val="0"/>
      <w:marRight w:val="0"/>
      <w:marTop w:val="0"/>
      <w:marBottom w:val="0"/>
      <w:divBdr>
        <w:top w:val="none" w:sz="0" w:space="0" w:color="auto"/>
        <w:left w:val="none" w:sz="0" w:space="0" w:color="auto"/>
        <w:bottom w:val="none" w:sz="0" w:space="0" w:color="auto"/>
        <w:right w:val="none" w:sz="0" w:space="0" w:color="auto"/>
      </w:divBdr>
    </w:div>
    <w:div w:id="492598975">
      <w:bodyDiv w:val="1"/>
      <w:marLeft w:val="0"/>
      <w:marRight w:val="0"/>
      <w:marTop w:val="0"/>
      <w:marBottom w:val="0"/>
      <w:divBdr>
        <w:top w:val="none" w:sz="0" w:space="0" w:color="auto"/>
        <w:left w:val="none" w:sz="0" w:space="0" w:color="auto"/>
        <w:bottom w:val="none" w:sz="0" w:space="0" w:color="auto"/>
        <w:right w:val="none" w:sz="0" w:space="0" w:color="auto"/>
      </w:divBdr>
    </w:div>
    <w:div w:id="720247353">
      <w:bodyDiv w:val="1"/>
      <w:marLeft w:val="0"/>
      <w:marRight w:val="0"/>
      <w:marTop w:val="0"/>
      <w:marBottom w:val="0"/>
      <w:divBdr>
        <w:top w:val="none" w:sz="0" w:space="0" w:color="auto"/>
        <w:left w:val="none" w:sz="0" w:space="0" w:color="auto"/>
        <w:bottom w:val="none" w:sz="0" w:space="0" w:color="auto"/>
        <w:right w:val="none" w:sz="0" w:space="0" w:color="auto"/>
      </w:divBdr>
    </w:div>
    <w:div w:id="1133981009">
      <w:bodyDiv w:val="1"/>
      <w:marLeft w:val="0"/>
      <w:marRight w:val="0"/>
      <w:marTop w:val="0"/>
      <w:marBottom w:val="0"/>
      <w:divBdr>
        <w:top w:val="none" w:sz="0" w:space="0" w:color="auto"/>
        <w:left w:val="none" w:sz="0" w:space="0" w:color="auto"/>
        <w:bottom w:val="none" w:sz="0" w:space="0" w:color="auto"/>
        <w:right w:val="none" w:sz="0" w:space="0" w:color="auto"/>
      </w:divBdr>
    </w:div>
    <w:div w:id="1230379447">
      <w:bodyDiv w:val="1"/>
      <w:marLeft w:val="0"/>
      <w:marRight w:val="0"/>
      <w:marTop w:val="0"/>
      <w:marBottom w:val="0"/>
      <w:divBdr>
        <w:top w:val="none" w:sz="0" w:space="0" w:color="auto"/>
        <w:left w:val="none" w:sz="0" w:space="0" w:color="auto"/>
        <w:bottom w:val="none" w:sz="0" w:space="0" w:color="auto"/>
        <w:right w:val="none" w:sz="0" w:space="0" w:color="auto"/>
      </w:divBdr>
    </w:div>
    <w:div w:id="1286228248">
      <w:bodyDiv w:val="1"/>
      <w:marLeft w:val="0"/>
      <w:marRight w:val="0"/>
      <w:marTop w:val="0"/>
      <w:marBottom w:val="0"/>
      <w:divBdr>
        <w:top w:val="none" w:sz="0" w:space="0" w:color="auto"/>
        <w:left w:val="none" w:sz="0" w:space="0" w:color="auto"/>
        <w:bottom w:val="none" w:sz="0" w:space="0" w:color="auto"/>
        <w:right w:val="none" w:sz="0" w:space="0" w:color="auto"/>
      </w:divBdr>
    </w:div>
    <w:div w:id="1429353961">
      <w:bodyDiv w:val="1"/>
      <w:marLeft w:val="0"/>
      <w:marRight w:val="0"/>
      <w:marTop w:val="0"/>
      <w:marBottom w:val="0"/>
      <w:divBdr>
        <w:top w:val="none" w:sz="0" w:space="0" w:color="auto"/>
        <w:left w:val="none" w:sz="0" w:space="0" w:color="auto"/>
        <w:bottom w:val="none" w:sz="0" w:space="0" w:color="auto"/>
        <w:right w:val="none" w:sz="0" w:space="0" w:color="auto"/>
      </w:divBdr>
    </w:div>
    <w:div w:id="1569413968">
      <w:bodyDiv w:val="1"/>
      <w:marLeft w:val="0"/>
      <w:marRight w:val="0"/>
      <w:marTop w:val="0"/>
      <w:marBottom w:val="0"/>
      <w:divBdr>
        <w:top w:val="none" w:sz="0" w:space="0" w:color="auto"/>
        <w:left w:val="none" w:sz="0" w:space="0" w:color="auto"/>
        <w:bottom w:val="none" w:sz="0" w:space="0" w:color="auto"/>
        <w:right w:val="none" w:sz="0" w:space="0" w:color="auto"/>
      </w:divBdr>
    </w:div>
    <w:div w:id="1675306436">
      <w:bodyDiv w:val="1"/>
      <w:marLeft w:val="0"/>
      <w:marRight w:val="0"/>
      <w:marTop w:val="0"/>
      <w:marBottom w:val="0"/>
      <w:divBdr>
        <w:top w:val="none" w:sz="0" w:space="0" w:color="auto"/>
        <w:left w:val="none" w:sz="0" w:space="0" w:color="auto"/>
        <w:bottom w:val="none" w:sz="0" w:space="0" w:color="auto"/>
        <w:right w:val="none" w:sz="0" w:space="0" w:color="auto"/>
      </w:divBdr>
    </w:div>
    <w:div w:id="2088644559">
      <w:bodyDiv w:val="1"/>
      <w:marLeft w:val="0"/>
      <w:marRight w:val="0"/>
      <w:marTop w:val="0"/>
      <w:marBottom w:val="0"/>
      <w:divBdr>
        <w:top w:val="none" w:sz="0" w:space="0" w:color="auto"/>
        <w:left w:val="none" w:sz="0" w:space="0" w:color="auto"/>
        <w:bottom w:val="none" w:sz="0" w:space="0" w:color="auto"/>
        <w:right w:val="none" w:sz="0" w:space="0" w:color="auto"/>
      </w:divBdr>
    </w:div>
    <w:div w:id="2103409855">
      <w:bodyDiv w:val="1"/>
      <w:marLeft w:val="0"/>
      <w:marRight w:val="0"/>
      <w:marTop w:val="0"/>
      <w:marBottom w:val="0"/>
      <w:divBdr>
        <w:top w:val="none" w:sz="0" w:space="0" w:color="auto"/>
        <w:left w:val="none" w:sz="0" w:space="0" w:color="auto"/>
        <w:bottom w:val="none" w:sz="0" w:space="0" w:color="auto"/>
        <w:right w:val="none" w:sz="0" w:space="0" w:color="auto"/>
      </w:divBdr>
    </w:div>
    <w:div w:id="2138066720">
      <w:bodyDiv w:val="1"/>
      <w:marLeft w:val="0"/>
      <w:marRight w:val="0"/>
      <w:marTop w:val="0"/>
      <w:marBottom w:val="0"/>
      <w:divBdr>
        <w:top w:val="none" w:sz="0" w:space="0" w:color="auto"/>
        <w:left w:val="none" w:sz="0" w:space="0" w:color="auto"/>
        <w:bottom w:val="none" w:sz="0" w:space="0" w:color="auto"/>
        <w:right w:val="none" w:sz="0" w:space="0" w:color="auto"/>
      </w:divBdr>
    </w:div>
    <w:div w:id="2146316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microsoft.com/office/2011/relationships/commentsExtended" Target="commentsExtended.xml"/><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3.xml"/><Relationship Id="rId10" Type="http://schemas.openxmlformats.org/officeDocument/2006/relationships/header" Target="head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BF80E7-1CED-4EE0-9295-79910F449D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3074</Words>
  <Characters>19370</Characters>
  <Application>Microsoft Office Word</Application>
  <DocSecurity>0</DocSecurity>
  <Lines>161</Lines>
  <Paragraphs>44</Paragraphs>
  <ScaleCrop>false</ScaleCrop>
  <HeadingPairs>
    <vt:vector size="2" baseType="variant">
      <vt:variant>
        <vt:lpstr>Titel</vt:lpstr>
      </vt:variant>
      <vt:variant>
        <vt:i4>1</vt:i4>
      </vt:variant>
    </vt:vector>
  </HeadingPairs>
  <TitlesOfParts>
    <vt:vector size="1" baseType="lpstr">
      <vt:lpstr/>
    </vt:vector>
  </TitlesOfParts>
  <Company>Universität Regensburg</Company>
  <LinksUpToDate>false</LinksUpToDate>
  <CharactersWithSpaces>22400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 Schneidermeier</dc:creator>
  <cp:lastModifiedBy>Lukas Lamm</cp:lastModifiedBy>
  <cp:revision>10</cp:revision>
  <cp:lastPrinted>2011-01-24T14:47:00Z</cp:lastPrinted>
  <dcterms:created xsi:type="dcterms:W3CDTF">2015-03-31T10:33:00Z</dcterms:created>
  <dcterms:modified xsi:type="dcterms:W3CDTF">2015-04-01T19:28:00Z</dcterms:modified>
</cp:coreProperties>
</file>